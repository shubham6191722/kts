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896F45" w:rsidRPr="00AA567D" w:rsidRDefault="00D87F42">
      <w:pPr>
        <w:rPr>
          <w:rFonts w:ascii="Sky Text" w:eastAsia="Century Gothic" w:hAnsi="Sky Text" w:cs="Century Gothic"/>
          <w:color w:val="000000"/>
        </w:rPr>
      </w:pPr>
      <w:r w:rsidRPr="00AA567D">
        <w:rPr>
          <w:rFonts w:ascii="Sky Text" w:eastAsia="Century Gothic" w:hAnsi="Sky Text" w:cs="Century Gothic"/>
          <w:b/>
          <w:color w:val="000000"/>
        </w:rPr>
        <w:t>Profile</w:t>
      </w:r>
    </w:p>
    <w:p w14:paraId="00000003" w14:textId="38A21C19" w:rsidR="00896F45" w:rsidRPr="00AA567D" w:rsidRDefault="00D87F42">
      <w:pPr>
        <w:rPr>
          <w:rFonts w:ascii="Sky Text" w:eastAsia="Century Gothic" w:hAnsi="Sky Text" w:cs="Century Gothic"/>
          <w:color w:val="000000"/>
        </w:rPr>
      </w:pPr>
      <w:r w:rsidRPr="00AA567D">
        <w:rPr>
          <w:rFonts w:ascii="Sky Text" w:eastAsia="Century Gothic" w:hAnsi="Sky Text" w:cs="Century Gothic"/>
          <w:color w:val="000000"/>
        </w:rPr>
        <w:t xml:space="preserve">Highly diligent </w:t>
      </w:r>
      <w:r w:rsidR="00E761C5">
        <w:rPr>
          <w:rFonts w:ascii="Sky Text" w:eastAsia="Century Gothic" w:hAnsi="Sky Text" w:cs="Century Gothic"/>
          <w:color w:val="000000"/>
        </w:rPr>
        <w:t>EA/</w:t>
      </w:r>
      <w:r w:rsidRPr="00AA567D">
        <w:rPr>
          <w:rFonts w:ascii="Sky Text" w:eastAsia="Century Gothic" w:hAnsi="Sky Text" w:cs="Century Gothic"/>
          <w:color w:val="000000"/>
        </w:rPr>
        <w:t xml:space="preserve">PA with multiple </w:t>
      </w:r>
      <w:r w:rsidR="006D7881" w:rsidRPr="00AA567D">
        <w:rPr>
          <w:rFonts w:ascii="Sky Text" w:eastAsia="Century Gothic" w:hAnsi="Sky Text" w:cs="Century Gothic"/>
          <w:color w:val="000000"/>
        </w:rPr>
        <w:t>years</w:t>
      </w:r>
      <w:r w:rsidRPr="00AA567D">
        <w:rPr>
          <w:rFonts w:ascii="Sky Text" w:eastAsia="Century Gothic" w:hAnsi="Sky Text" w:cs="Century Gothic"/>
          <w:color w:val="000000"/>
        </w:rPr>
        <w:t xml:space="preserve"> of varied experience. Personable in nature with an adaptable communication style that enables solid relationship building with all levels of a business. Reliable and conscientious, with a strong desire to deliver and exceed expectations. Currently PA to </w:t>
      </w:r>
      <w:r w:rsidR="00E07C5D" w:rsidRPr="00AA567D">
        <w:rPr>
          <w:rFonts w:ascii="Sky Text" w:eastAsia="Century Gothic" w:hAnsi="Sky Text" w:cs="Century Gothic"/>
          <w:color w:val="000000"/>
        </w:rPr>
        <w:t xml:space="preserve">Director of Rights – Sky Sports, </w:t>
      </w:r>
      <w:r w:rsidR="00263E8B" w:rsidRPr="00AA567D">
        <w:rPr>
          <w:rFonts w:ascii="Sky Text" w:eastAsia="Century Gothic" w:hAnsi="Sky Text" w:cs="Century Gothic"/>
          <w:color w:val="000000"/>
        </w:rPr>
        <w:t>Head of Commercial Partnerships, Head of Strategy &amp; Business Development</w:t>
      </w:r>
      <w:r w:rsidR="004E15E4" w:rsidRPr="00AA567D">
        <w:rPr>
          <w:rFonts w:ascii="Sky Text" w:eastAsia="Century Gothic" w:hAnsi="Sky Text" w:cs="Century Gothic"/>
          <w:color w:val="000000"/>
        </w:rPr>
        <w:t>.</w:t>
      </w:r>
    </w:p>
    <w:p w14:paraId="00000004" w14:textId="77777777" w:rsidR="00896F45" w:rsidRPr="00AA567D" w:rsidRDefault="00896F45">
      <w:pPr>
        <w:pBdr>
          <w:top w:val="single" w:sz="4" w:space="1" w:color="000000"/>
        </w:pBdr>
        <w:rPr>
          <w:rFonts w:ascii="Sky Text" w:eastAsia="Century Gothic" w:hAnsi="Sky Text" w:cs="Century Gothic"/>
          <w:color w:val="000000"/>
        </w:rPr>
      </w:pPr>
    </w:p>
    <w:p w14:paraId="00000005" w14:textId="77777777" w:rsidR="00896F45" w:rsidRPr="00AA567D" w:rsidRDefault="00D87F42">
      <w:pPr>
        <w:rPr>
          <w:rFonts w:ascii="Sky Text" w:eastAsia="Century Gothic" w:hAnsi="Sky Text" w:cs="Century Gothic"/>
          <w:color w:val="000000"/>
        </w:rPr>
      </w:pPr>
      <w:r w:rsidRPr="00AA567D">
        <w:rPr>
          <w:rFonts w:ascii="Sky Text" w:eastAsia="Century Gothic" w:hAnsi="Sky Text" w:cs="Century Gothic"/>
          <w:b/>
          <w:color w:val="000000"/>
        </w:rPr>
        <w:t>Key Skills</w:t>
      </w:r>
      <w:r w:rsidRPr="00AA567D">
        <w:rPr>
          <w:rFonts w:ascii="Sky Text" w:eastAsia="Century Gothic" w:hAnsi="Sky Text" w:cs="Century Gothic"/>
          <w:color w:val="000000"/>
        </w:rPr>
        <w:t> </w:t>
      </w:r>
    </w:p>
    <w:p w14:paraId="00000006" w14:textId="77777777" w:rsidR="00896F45" w:rsidRPr="00AA567D" w:rsidRDefault="00D87F42">
      <w:pPr>
        <w:numPr>
          <w:ilvl w:val="0"/>
          <w:numId w:val="3"/>
        </w:numPr>
        <w:rPr>
          <w:rFonts w:ascii="Sky Text" w:hAnsi="Sky Text"/>
          <w:color w:val="000000"/>
        </w:rPr>
      </w:pPr>
      <w:r w:rsidRPr="00AA567D">
        <w:rPr>
          <w:rFonts w:ascii="Sky Text" w:eastAsia="Century Gothic" w:hAnsi="Sky Text" w:cs="Century Gothic"/>
          <w:color w:val="000000"/>
        </w:rPr>
        <w:t>Impeccable attention to detail</w:t>
      </w:r>
    </w:p>
    <w:p w14:paraId="00000007" w14:textId="77777777" w:rsidR="00896F45" w:rsidRPr="00AA567D" w:rsidRDefault="00D87F42">
      <w:pPr>
        <w:numPr>
          <w:ilvl w:val="0"/>
          <w:numId w:val="3"/>
        </w:numPr>
        <w:rPr>
          <w:rFonts w:ascii="Sky Text" w:hAnsi="Sky Text"/>
          <w:color w:val="000000"/>
        </w:rPr>
      </w:pPr>
      <w:r w:rsidRPr="00AA567D">
        <w:rPr>
          <w:rFonts w:ascii="Sky Text" w:eastAsia="Century Gothic" w:hAnsi="Sky Text" w:cs="Century Gothic"/>
          <w:color w:val="000000"/>
        </w:rPr>
        <w:t>High level of business acumen and commercial awareness</w:t>
      </w:r>
    </w:p>
    <w:p w14:paraId="00000008" w14:textId="58AA4D8D" w:rsidR="00896F45" w:rsidRPr="00AA567D" w:rsidRDefault="003D77C6">
      <w:pPr>
        <w:numPr>
          <w:ilvl w:val="0"/>
          <w:numId w:val="3"/>
        </w:numPr>
        <w:rPr>
          <w:rFonts w:ascii="Sky Text" w:hAnsi="Sky Text"/>
          <w:color w:val="000000"/>
        </w:rPr>
      </w:pPr>
      <w:r w:rsidRPr="00AA567D">
        <w:rPr>
          <w:rFonts w:ascii="Sky Text" w:eastAsia="Century Gothic" w:hAnsi="Sky Text" w:cs="Century Gothic"/>
          <w:color w:val="000000"/>
        </w:rPr>
        <w:t>Client-driven</w:t>
      </w:r>
      <w:r w:rsidR="00D87F42" w:rsidRPr="00AA567D">
        <w:rPr>
          <w:rFonts w:ascii="Sky Text" w:eastAsia="Century Gothic" w:hAnsi="Sky Text" w:cs="Century Gothic"/>
          <w:color w:val="000000"/>
        </w:rPr>
        <w:t xml:space="preserve"> approach, building collaborative relationships with key </w:t>
      </w:r>
      <w:r w:rsidR="006F59B9" w:rsidRPr="00AA567D">
        <w:rPr>
          <w:rFonts w:ascii="Sky Text" w:eastAsia="Century Gothic" w:hAnsi="Sky Text" w:cs="Century Gothic"/>
          <w:color w:val="000000"/>
        </w:rPr>
        <w:t>stakeholders.</w:t>
      </w:r>
    </w:p>
    <w:p w14:paraId="00000009" w14:textId="77777777" w:rsidR="00896F45" w:rsidRPr="00AA567D" w:rsidRDefault="00D87F42">
      <w:pPr>
        <w:numPr>
          <w:ilvl w:val="0"/>
          <w:numId w:val="3"/>
        </w:numPr>
        <w:rPr>
          <w:rFonts w:ascii="Sky Text" w:hAnsi="Sky Text"/>
          <w:color w:val="000000"/>
        </w:rPr>
      </w:pPr>
      <w:r w:rsidRPr="00AA567D">
        <w:rPr>
          <w:rFonts w:ascii="Sky Text" w:eastAsia="Century Gothic" w:hAnsi="Sky Text" w:cs="Century Gothic"/>
          <w:color w:val="000000"/>
        </w:rPr>
        <w:t>Excellent communication skills, both verbal and written</w:t>
      </w:r>
    </w:p>
    <w:p w14:paraId="0000000A" w14:textId="509ADE0B" w:rsidR="00896F45" w:rsidRPr="00AA567D" w:rsidRDefault="00D87F42">
      <w:pPr>
        <w:numPr>
          <w:ilvl w:val="0"/>
          <w:numId w:val="3"/>
        </w:numPr>
        <w:rPr>
          <w:rFonts w:ascii="Sky Text" w:hAnsi="Sky Text"/>
          <w:color w:val="000000"/>
        </w:rPr>
      </w:pPr>
      <w:r w:rsidRPr="00AA567D">
        <w:rPr>
          <w:rFonts w:ascii="Sky Text" w:eastAsia="Century Gothic" w:hAnsi="Sky Text" w:cs="Century Gothic"/>
          <w:color w:val="000000"/>
        </w:rPr>
        <w:t xml:space="preserve">Logical, </w:t>
      </w:r>
      <w:r w:rsidR="003D77C6" w:rsidRPr="00AA567D">
        <w:rPr>
          <w:rFonts w:ascii="Sky Text" w:eastAsia="Century Gothic" w:hAnsi="Sky Text" w:cs="Century Gothic"/>
          <w:color w:val="000000"/>
        </w:rPr>
        <w:t>systematic,</w:t>
      </w:r>
      <w:r w:rsidRPr="00AA567D">
        <w:rPr>
          <w:rFonts w:ascii="Sky Text" w:eastAsia="Century Gothic" w:hAnsi="Sky Text" w:cs="Century Gothic"/>
          <w:color w:val="000000"/>
        </w:rPr>
        <w:t xml:space="preserve"> and thorough approach to problem </w:t>
      </w:r>
      <w:r w:rsidR="006F59B9" w:rsidRPr="00AA567D">
        <w:rPr>
          <w:rFonts w:ascii="Sky Text" w:eastAsia="Century Gothic" w:hAnsi="Sky Text" w:cs="Century Gothic"/>
          <w:color w:val="000000"/>
        </w:rPr>
        <w:t>solving.</w:t>
      </w:r>
    </w:p>
    <w:p w14:paraId="0000000B" w14:textId="44163D72" w:rsidR="00896F45" w:rsidRPr="00AA567D" w:rsidRDefault="00D87F42">
      <w:pPr>
        <w:numPr>
          <w:ilvl w:val="0"/>
          <w:numId w:val="3"/>
        </w:numPr>
        <w:rPr>
          <w:rFonts w:ascii="Sky Text" w:hAnsi="Sky Text"/>
          <w:color w:val="000000"/>
        </w:rPr>
      </w:pPr>
      <w:r w:rsidRPr="00AA567D">
        <w:rPr>
          <w:rFonts w:ascii="Sky Text" w:eastAsia="Century Gothic" w:hAnsi="Sky Text" w:cs="Century Gothic"/>
          <w:color w:val="000000"/>
        </w:rPr>
        <w:t xml:space="preserve">A strong believer in </w:t>
      </w:r>
      <w:r w:rsidR="008F0041" w:rsidRPr="00AA567D">
        <w:rPr>
          <w:rFonts w:ascii="Sky Text" w:eastAsia="Century Gothic" w:hAnsi="Sky Text" w:cs="Century Gothic"/>
          <w:color w:val="000000"/>
        </w:rPr>
        <w:t>teamwork</w:t>
      </w:r>
      <w:r w:rsidRPr="00AA567D">
        <w:rPr>
          <w:rFonts w:ascii="Sky Text" w:eastAsia="Century Gothic" w:hAnsi="Sky Text" w:cs="Century Gothic"/>
          <w:color w:val="000000"/>
        </w:rPr>
        <w:t>, able to fit seamlessly into new teams and use positive influence to motivate</w:t>
      </w:r>
    </w:p>
    <w:p w14:paraId="0000000C" w14:textId="77777777" w:rsidR="00896F45" w:rsidRPr="00AA567D" w:rsidRDefault="00D87F42">
      <w:pPr>
        <w:numPr>
          <w:ilvl w:val="0"/>
          <w:numId w:val="3"/>
        </w:numPr>
        <w:rPr>
          <w:rFonts w:ascii="Sky Text" w:hAnsi="Sky Text"/>
          <w:color w:val="000000"/>
        </w:rPr>
      </w:pPr>
      <w:r w:rsidRPr="00AA567D">
        <w:rPr>
          <w:rFonts w:ascii="Sky Text" w:eastAsia="Century Gothic" w:hAnsi="Sky Text" w:cs="Century Gothic"/>
          <w:color w:val="000000"/>
        </w:rPr>
        <w:t>Able to work independently as well as part of a team dynamic</w:t>
      </w:r>
    </w:p>
    <w:p w14:paraId="0000000D" w14:textId="297E0248" w:rsidR="00896F45" w:rsidRPr="00AA567D" w:rsidRDefault="00D87F42">
      <w:pPr>
        <w:numPr>
          <w:ilvl w:val="0"/>
          <w:numId w:val="3"/>
        </w:numPr>
        <w:rPr>
          <w:rFonts w:ascii="Sky Text" w:hAnsi="Sky Text"/>
          <w:color w:val="000000"/>
        </w:rPr>
      </w:pPr>
      <w:r w:rsidRPr="00AA567D">
        <w:rPr>
          <w:rFonts w:ascii="Sky Text" w:eastAsia="Century Gothic" w:hAnsi="Sky Text" w:cs="Century Gothic"/>
          <w:color w:val="000000"/>
        </w:rPr>
        <w:t xml:space="preserve">Able to identify areas and processes that need improvement and constructively suggest ideas to enable these to work more </w:t>
      </w:r>
      <w:r w:rsidR="006F59B9" w:rsidRPr="00AA567D">
        <w:rPr>
          <w:rFonts w:ascii="Sky Text" w:eastAsia="Century Gothic" w:hAnsi="Sky Text" w:cs="Century Gothic"/>
          <w:color w:val="000000"/>
        </w:rPr>
        <w:t>effectively.</w:t>
      </w:r>
    </w:p>
    <w:p w14:paraId="0000000E" w14:textId="28403B70" w:rsidR="00896F45" w:rsidRPr="00AA567D" w:rsidRDefault="00D87F42">
      <w:pPr>
        <w:numPr>
          <w:ilvl w:val="0"/>
          <w:numId w:val="3"/>
        </w:numPr>
        <w:rPr>
          <w:rFonts w:ascii="Sky Text" w:hAnsi="Sky Text"/>
          <w:color w:val="000000"/>
        </w:rPr>
      </w:pPr>
      <w:r w:rsidRPr="00AA567D">
        <w:rPr>
          <w:rFonts w:ascii="Sky Text" w:eastAsia="Century Gothic" w:hAnsi="Sky Text" w:cs="Century Gothic"/>
          <w:color w:val="000000"/>
        </w:rPr>
        <w:t xml:space="preserve">Excellent time management and </w:t>
      </w:r>
      <w:del w:id="0" w:author="Jackson, William (Director of Finance)" w:date="2023-02-14T09:38:00Z">
        <w:r w:rsidR="008F0041" w:rsidRPr="00AA567D" w:rsidDel="00AA5598">
          <w:rPr>
            <w:rFonts w:ascii="Sky Text" w:eastAsia="Century Gothic" w:hAnsi="Sky Text" w:cs="Century Gothic"/>
            <w:color w:val="000000"/>
          </w:rPr>
          <w:delText>organisational</w:delText>
        </w:r>
      </w:del>
      <w:r w:rsidR="006F59B9" w:rsidRPr="00AA567D">
        <w:rPr>
          <w:rFonts w:ascii="Sky Text" w:eastAsia="Century Gothic" w:hAnsi="Sky Text" w:cs="Century Gothic"/>
          <w:color w:val="000000"/>
        </w:rPr>
        <w:t>o</w:t>
      </w:r>
      <w:ins w:id="1" w:author="Jackson, William (Director of Finance)" w:date="2023-02-14T09:38:00Z">
        <w:r w:rsidR="00AA5598" w:rsidRPr="00AA567D">
          <w:rPr>
            <w:rFonts w:ascii="Sky Text" w:eastAsia="Century Gothic" w:hAnsi="Sky Text" w:cs="Century Gothic"/>
            <w:color w:val="000000"/>
          </w:rPr>
          <w:t>rgani</w:t>
        </w:r>
      </w:ins>
      <w:r w:rsidR="006F59B9" w:rsidRPr="00AA567D">
        <w:rPr>
          <w:rFonts w:ascii="Sky Text" w:eastAsia="Century Gothic" w:hAnsi="Sky Text" w:cs="Century Gothic"/>
          <w:color w:val="000000"/>
        </w:rPr>
        <w:t>s</w:t>
      </w:r>
      <w:ins w:id="2" w:author="Jackson, William (Director of Finance)" w:date="2023-02-14T09:38:00Z">
        <w:r w:rsidR="00AA5598" w:rsidRPr="00AA567D">
          <w:rPr>
            <w:rFonts w:ascii="Sky Text" w:eastAsia="Century Gothic" w:hAnsi="Sky Text" w:cs="Century Gothic"/>
            <w:color w:val="000000"/>
          </w:rPr>
          <w:t>ational</w:t>
        </w:r>
      </w:ins>
      <w:r w:rsidRPr="00AA567D">
        <w:rPr>
          <w:rFonts w:ascii="Sky Text" w:eastAsia="Century Gothic" w:hAnsi="Sky Text" w:cs="Century Gothic"/>
          <w:color w:val="000000"/>
        </w:rPr>
        <w:t xml:space="preserve"> skills</w:t>
      </w:r>
    </w:p>
    <w:p w14:paraId="0000000F" w14:textId="4E500ED3" w:rsidR="00896F45" w:rsidRPr="00AA567D" w:rsidRDefault="00D87F42">
      <w:pPr>
        <w:numPr>
          <w:ilvl w:val="0"/>
          <w:numId w:val="3"/>
        </w:numPr>
        <w:rPr>
          <w:rFonts w:ascii="Sky Text" w:hAnsi="Sky Text"/>
          <w:color w:val="000000"/>
        </w:rPr>
      </w:pPr>
      <w:r w:rsidRPr="00AA567D">
        <w:rPr>
          <w:rFonts w:ascii="Sky Text" w:eastAsia="Century Gothic" w:hAnsi="Sky Text" w:cs="Century Gothic"/>
          <w:color w:val="000000"/>
        </w:rPr>
        <w:t xml:space="preserve">Ability to adapt to change in a </w:t>
      </w:r>
      <w:r w:rsidR="003D77C6" w:rsidRPr="00AA567D">
        <w:rPr>
          <w:rFonts w:ascii="Sky Text" w:eastAsia="Century Gothic" w:hAnsi="Sky Text" w:cs="Century Gothic"/>
          <w:color w:val="000000"/>
        </w:rPr>
        <w:t>challenging environment</w:t>
      </w:r>
      <w:r w:rsidR="006F59B9" w:rsidRPr="00AA567D">
        <w:rPr>
          <w:rFonts w:ascii="Sky Text" w:eastAsia="Century Gothic" w:hAnsi="Sky Text" w:cs="Century Gothic"/>
          <w:color w:val="000000"/>
        </w:rPr>
        <w:t>.</w:t>
      </w:r>
    </w:p>
    <w:p w14:paraId="00000010" w14:textId="77777777" w:rsidR="00896F45" w:rsidRPr="00AA567D" w:rsidRDefault="00D87F42">
      <w:pPr>
        <w:numPr>
          <w:ilvl w:val="0"/>
          <w:numId w:val="3"/>
        </w:numPr>
        <w:rPr>
          <w:rFonts w:ascii="Sky Text" w:hAnsi="Sky Text"/>
          <w:color w:val="000000"/>
        </w:rPr>
      </w:pPr>
      <w:r w:rsidRPr="00AA567D">
        <w:rPr>
          <w:rFonts w:ascii="Sky Text" w:eastAsia="Century Gothic" w:hAnsi="Sky Text" w:cs="Century Gothic"/>
          <w:color w:val="000000"/>
        </w:rPr>
        <w:t>High degree of self-motivation and tenacity</w:t>
      </w:r>
    </w:p>
    <w:p w14:paraId="00000011" w14:textId="77777777" w:rsidR="00896F45" w:rsidRPr="00AA567D" w:rsidRDefault="00896F45">
      <w:pPr>
        <w:rPr>
          <w:rFonts w:ascii="Sky Text" w:eastAsia="Century Gothic" w:hAnsi="Sky Text" w:cs="Century Gothic"/>
          <w:color w:val="000000"/>
        </w:rPr>
      </w:pPr>
    </w:p>
    <w:p w14:paraId="00000012" w14:textId="77777777" w:rsidR="00896F45" w:rsidRPr="00AA567D" w:rsidRDefault="00D87F42">
      <w:pPr>
        <w:rPr>
          <w:rFonts w:ascii="Sky Text" w:eastAsia="Century Gothic" w:hAnsi="Sky Text" w:cs="Century Gothic"/>
          <w:color w:val="000000"/>
        </w:rPr>
      </w:pPr>
      <w:r w:rsidRPr="00AA567D">
        <w:rPr>
          <w:rFonts w:ascii="Sky Text" w:eastAsia="Century Gothic" w:hAnsi="Sky Text" w:cs="Century Gothic"/>
          <w:b/>
          <w:color w:val="000000"/>
        </w:rPr>
        <w:t>Systems Experience</w:t>
      </w:r>
    </w:p>
    <w:p w14:paraId="2EB6E868" w14:textId="77777777" w:rsidR="002E08FE" w:rsidRPr="00AA567D" w:rsidRDefault="00D87F42" w:rsidP="001E4638">
      <w:pPr>
        <w:ind w:left="720"/>
        <w:rPr>
          <w:rFonts w:ascii="Sky Text" w:eastAsia="Century Gothic" w:hAnsi="Sky Text" w:cs="Century Gothic"/>
          <w:color w:val="000000"/>
        </w:rPr>
      </w:pPr>
      <w:r w:rsidRPr="00AA567D">
        <w:rPr>
          <w:rFonts w:ascii="Sky Text" w:eastAsia="Century Gothic" w:hAnsi="Sky Text" w:cs="Century Gothic"/>
          <w:color w:val="000000"/>
        </w:rPr>
        <w:t>Microsoft Office</w:t>
      </w:r>
    </w:p>
    <w:p w14:paraId="04A684C0" w14:textId="77777777" w:rsidR="002E08FE" w:rsidRPr="00AA567D" w:rsidRDefault="002E08FE" w:rsidP="00F32DB0">
      <w:pPr>
        <w:ind w:left="360" w:firstLine="360"/>
        <w:rPr>
          <w:rFonts w:ascii="Sky Text" w:eastAsia="Century Gothic" w:hAnsi="Sky Text" w:cs="Century Gothic"/>
          <w:color w:val="000000"/>
        </w:rPr>
      </w:pPr>
      <w:r w:rsidRPr="00AA567D">
        <w:rPr>
          <w:rFonts w:ascii="Sky Text" w:eastAsia="Century Gothic" w:hAnsi="Sky Text" w:cs="Century Gothic"/>
          <w:color w:val="000000"/>
        </w:rPr>
        <w:t xml:space="preserve">Outlook </w:t>
      </w:r>
    </w:p>
    <w:p w14:paraId="033F673C" w14:textId="33747641" w:rsidR="002E08FE" w:rsidRPr="00AA567D" w:rsidRDefault="002E08FE" w:rsidP="00F32DB0">
      <w:pPr>
        <w:ind w:firstLine="720"/>
        <w:rPr>
          <w:rFonts w:ascii="Sky Text" w:eastAsia="Century Gothic" w:hAnsi="Sky Text" w:cs="Century Gothic"/>
          <w:color w:val="000000"/>
        </w:rPr>
      </w:pPr>
      <w:r w:rsidRPr="00AA567D">
        <w:rPr>
          <w:rFonts w:ascii="Sky Text" w:eastAsia="Century Gothic" w:hAnsi="Sky Text" w:cs="Century Gothic"/>
          <w:color w:val="000000"/>
        </w:rPr>
        <w:t>Word (Advanced)</w:t>
      </w:r>
    </w:p>
    <w:p w14:paraId="5BAF1E3A" w14:textId="77777777" w:rsidR="002E08FE" w:rsidRPr="00AA567D" w:rsidRDefault="002E08FE" w:rsidP="00F32DB0">
      <w:pPr>
        <w:ind w:left="360" w:firstLine="360"/>
        <w:rPr>
          <w:rFonts w:ascii="Sky Text" w:eastAsia="Century Gothic" w:hAnsi="Sky Text" w:cs="Century Gothic"/>
          <w:color w:val="000000"/>
        </w:rPr>
      </w:pPr>
      <w:r w:rsidRPr="00AA567D">
        <w:rPr>
          <w:rFonts w:ascii="Sky Text" w:eastAsia="Century Gothic" w:hAnsi="Sky Text" w:cs="Century Gothic"/>
          <w:color w:val="000000"/>
        </w:rPr>
        <w:t>Excel (Advanced)</w:t>
      </w:r>
    </w:p>
    <w:p w14:paraId="77117765" w14:textId="40C973E3" w:rsidR="002E08FE" w:rsidRPr="00AA567D" w:rsidRDefault="00C4677C" w:rsidP="00F32DB0">
      <w:pPr>
        <w:ind w:left="360" w:firstLine="360"/>
        <w:rPr>
          <w:rFonts w:ascii="Sky Text" w:eastAsia="Century Gothic" w:hAnsi="Sky Text" w:cs="Century Gothic"/>
          <w:color w:val="000000"/>
        </w:rPr>
      </w:pPr>
      <w:r w:rsidRPr="00AA567D">
        <w:rPr>
          <w:rFonts w:ascii="Sky Text" w:eastAsia="Century Gothic" w:hAnsi="Sky Text" w:cs="Century Gothic"/>
          <w:color w:val="000000"/>
        </w:rPr>
        <w:t>PowerPoint</w:t>
      </w:r>
      <w:r w:rsidR="002E08FE" w:rsidRPr="00AA567D">
        <w:rPr>
          <w:rFonts w:ascii="Sky Text" w:eastAsia="Century Gothic" w:hAnsi="Sky Text" w:cs="Century Gothic"/>
          <w:color w:val="000000"/>
        </w:rPr>
        <w:t xml:space="preserve"> (Advanced)</w:t>
      </w:r>
    </w:p>
    <w:p w14:paraId="00000014" w14:textId="77777777" w:rsidR="00896F45" w:rsidRPr="00AA567D" w:rsidRDefault="00896F45">
      <w:pPr>
        <w:rPr>
          <w:rFonts w:ascii="Sky Text" w:eastAsia="Century Gothic" w:hAnsi="Sky Text" w:cs="Century Gothic"/>
          <w:color w:val="000000"/>
        </w:rPr>
      </w:pPr>
    </w:p>
    <w:p w14:paraId="00000015" w14:textId="77777777" w:rsidR="00896F45" w:rsidRPr="00AA567D" w:rsidRDefault="00896F45">
      <w:pPr>
        <w:pBdr>
          <w:top w:val="single" w:sz="4" w:space="1" w:color="000000"/>
        </w:pBdr>
        <w:rPr>
          <w:rFonts w:ascii="Sky Text" w:eastAsia="Century Gothic" w:hAnsi="Sky Text" w:cs="Century Gothic"/>
          <w:color w:val="000000"/>
        </w:rPr>
      </w:pPr>
    </w:p>
    <w:p w14:paraId="00000016" w14:textId="79AA9CC1" w:rsidR="00896F45" w:rsidRPr="00AA567D" w:rsidRDefault="00D87F42">
      <w:pPr>
        <w:rPr>
          <w:rFonts w:ascii="Sky Text" w:eastAsia="Century Gothic" w:hAnsi="Sky Text" w:cs="Century Gothic"/>
          <w:b/>
          <w:color w:val="000000"/>
        </w:rPr>
      </w:pPr>
      <w:r w:rsidRPr="00AA567D">
        <w:rPr>
          <w:rFonts w:ascii="Sky Text" w:eastAsia="Century Gothic" w:hAnsi="Sky Text" w:cs="Century Gothic"/>
          <w:b/>
          <w:color w:val="000000"/>
        </w:rPr>
        <w:t>Employment History</w:t>
      </w:r>
    </w:p>
    <w:p w14:paraId="7DBFDCAE" w14:textId="77777777" w:rsidR="005F37D5" w:rsidRPr="00AA567D" w:rsidRDefault="005F37D5">
      <w:pPr>
        <w:rPr>
          <w:rFonts w:ascii="Sky Text" w:eastAsia="Century Gothic" w:hAnsi="Sky Text" w:cs="Century Gothic"/>
          <w:b/>
          <w:color w:val="000000"/>
        </w:rPr>
      </w:pPr>
    </w:p>
    <w:p w14:paraId="4B91E76C" w14:textId="19A01830" w:rsidR="005F37D5" w:rsidRPr="00AA567D" w:rsidRDefault="005F37D5">
      <w:pPr>
        <w:rPr>
          <w:rFonts w:ascii="Sky Text" w:eastAsia="Century Gothic" w:hAnsi="Sky Text" w:cs="Century Gothic"/>
          <w:b/>
          <w:color w:val="000000"/>
        </w:rPr>
      </w:pPr>
      <w:r w:rsidRPr="00AA567D">
        <w:rPr>
          <w:rFonts w:ascii="Sky Text" w:eastAsia="Century Gothic" w:hAnsi="Sky Text" w:cs="Century Gothic"/>
          <w:b/>
          <w:color w:val="000000"/>
        </w:rPr>
        <w:t>May 2023- to date</w:t>
      </w:r>
    </w:p>
    <w:p w14:paraId="4254DAAC" w14:textId="77777777" w:rsidR="00A14D0A" w:rsidRPr="00AA567D" w:rsidRDefault="00A14D0A">
      <w:pPr>
        <w:rPr>
          <w:ins w:id="3" w:author="Julia Taylor" w:date="2024-04-17T12:41:00Z"/>
          <w:rFonts w:ascii="Sky Text" w:eastAsia="Century Gothic" w:hAnsi="Sky Text" w:cs="Century Gothic"/>
          <w:b/>
          <w:color w:val="000000"/>
        </w:rPr>
      </w:pPr>
    </w:p>
    <w:p w14:paraId="3C0915AD" w14:textId="7611B510" w:rsidR="00A14D0A" w:rsidRPr="00AA567D" w:rsidRDefault="004E15E4">
      <w:pPr>
        <w:rPr>
          <w:rFonts w:ascii="Sky Text" w:eastAsia="Century Gothic" w:hAnsi="Sky Text" w:cs="Century Gothic"/>
          <w:b/>
          <w:color w:val="000000"/>
        </w:rPr>
      </w:pPr>
      <w:r w:rsidRPr="00AA567D">
        <w:rPr>
          <w:rFonts w:ascii="Sky Text" w:eastAsia="Century Gothic" w:hAnsi="Sky Text" w:cs="Century Gothic"/>
          <w:b/>
          <w:color w:val="000000"/>
        </w:rPr>
        <w:t>PA and Ticketing Coordinator – Sky Sports</w:t>
      </w:r>
    </w:p>
    <w:p w14:paraId="0BB0466D" w14:textId="77777777" w:rsidR="004E15E4" w:rsidRPr="00AA567D" w:rsidRDefault="004E15E4">
      <w:pPr>
        <w:rPr>
          <w:ins w:id="4" w:author="Julia Taylor" w:date="2024-04-17T12:41:00Z"/>
          <w:rFonts w:ascii="Sky Text" w:eastAsia="Century Gothic" w:hAnsi="Sky Text" w:cs="Century Gothic"/>
          <w:b/>
          <w:color w:val="000000"/>
        </w:rPr>
      </w:pPr>
    </w:p>
    <w:p w14:paraId="0315F86A" w14:textId="77777777" w:rsidR="00CF1003" w:rsidRPr="00AA567D" w:rsidRDefault="00CF1003" w:rsidP="005F37D5">
      <w:pPr>
        <w:pStyle w:val="ListParagraph"/>
        <w:numPr>
          <w:ilvl w:val="0"/>
          <w:numId w:val="8"/>
        </w:numPr>
        <w:shd w:val="clear" w:color="auto" w:fill="FFFFFF"/>
        <w:textAlignment w:val="baseline"/>
        <w:rPr>
          <w:rFonts w:ascii="Sky Text" w:hAnsi="Sky Text"/>
          <w:color w:val="4A4A4A"/>
        </w:rPr>
      </w:pPr>
      <w:r w:rsidRPr="00AA567D">
        <w:rPr>
          <w:rFonts w:ascii="Sky Text" w:hAnsi="Sky Text"/>
          <w:color w:val="4A4A4A"/>
        </w:rPr>
        <w:t>Support the Sky Sports Commercial Team on the administering and fulfilment of the following daily activities:</w:t>
      </w:r>
    </w:p>
    <w:p w14:paraId="7CE7A5D0" w14:textId="77777777" w:rsidR="00CF1003" w:rsidRPr="00AA567D" w:rsidRDefault="00CF1003" w:rsidP="005F37D5">
      <w:pPr>
        <w:pStyle w:val="ListParagraph"/>
        <w:numPr>
          <w:ilvl w:val="0"/>
          <w:numId w:val="8"/>
        </w:numPr>
        <w:shd w:val="clear" w:color="auto" w:fill="FFFFFF"/>
        <w:textAlignment w:val="baseline"/>
        <w:rPr>
          <w:rFonts w:ascii="Sky Text" w:hAnsi="Sky Text"/>
          <w:color w:val="4A4A4A"/>
        </w:rPr>
      </w:pPr>
      <w:r w:rsidRPr="00AA567D">
        <w:rPr>
          <w:rFonts w:ascii="Sky Text" w:hAnsi="Sky Text"/>
          <w:color w:val="4A4A4A"/>
        </w:rPr>
        <w:t>Expenses, Recruitment, Diary Management, Tech Support, Meeting &amp; Visitor Booking, Travel, Compliance declarations.</w:t>
      </w:r>
    </w:p>
    <w:p w14:paraId="5DD11C51" w14:textId="1E91B1CA" w:rsidR="00CF1003" w:rsidRPr="00AA567D" w:rsidRDefault="005017F6" w:rsidP="005F37D5">
      <w:pPr>
        <w:pStyle w:val="ListParagraph"/>
        <w:numPr>
          <w:ilvl w:val="0"/>
          <w:numId w:val="8"/>
        </w:numPr>
        <w:shd w:val="clear" w:color="auto" w:fill="FFFFFF"/>
        <w:textAlignment w:val="baseline"/>
        <w:rPr>
          <w:rFonts w:ascii="Sky Text" w:hAnsi="Sky Text"/>
          <w:color w:val="4A4A4A"/>
        </w:rPr>
      </w:pPr>
      <w:r w:rsidRPr="00AA567D">
        <w:rPr>
          <w:rFonts w:ascii="Sky Text" w:hAnsi="Sky Text"/>
          <w:color w:val="4A4A4A"/>
        </w:rPr>
        <w:t xml:space="preserve">Responsibility for </w:t>
      </w:r>
      <w:r w:rsidR="00CF1003" w:rsidRPr="00AA567D">
        <w:rPr>
          <w:rFonts w:ascii="Sky Text" w:hAnsi="Sky Text"/>
          <w:color w:val="4A4A4A"/>
        </w:rPr>
        <w:t xml:space="preserve">all hospitality and general admission ticketing requests, with a specific focus between May and September on our premier events: </w:t>
      </w:r>
      <w:r w:rsidR="00661E3F" w:rsidRPr="00AA567D">
        <w:rPr>
          <w:rFonts w:ascii="Sky Text" w:hAnsi="Sky Text"/>
          <w:color w:val="4A4A4A"/>
        </w:rPr>
        <w:t xml:space="preserve">F1, </w:t>
      </w:r>
      <w:r w:rsidR="00CF1003" w:rsidRPr="00AA567D">
        <w:rPr>
          <w:rFonts w:ascii="Sky Text" w:hAnsi="Sky Text"/>
          <w:color w:val="4A4A4A"/>
        </w:rPr>
        <w:t xml:space="preserve"> England International Cricket, Major Golf + Ryder Cup</w:t>
      </w:r>
      <w:r w:rsidR="00661E3F" w:rsidRPr="00AA567D">
        <w:rPr>
          <w:rFonts w:ascii="Sky Text" w:hAnsi="Sky Text"/>
          <w:color w:val="4A4A4A"/>
        </w:rPr>
        <w:t>, Boxing,</w:t>
      </w:r>
      <w:r w:rsidRPr="00AA567D">
        <w:rPr>
          <w:rFonts w:ascii="Sky Text" w:hAnsi="Sky Text"/>
          <w:color w:val="4A4A4A"/>
        </w:rPr>
        <w:t xml:space="preserve"> Netball, NFL.</w:t>
      </w:r>
    </w:p>
    <w:p w14:paraId="3A3834A8" w14:textId="77777777" w:rsidR="00CF1003" w:rsidRPr="00AA567D" w:rsidRDefault="00CF1003" w:rsidP="005F37D5">
      <w:pPr>
        <w:pStyle w:val="ListParagraph"/>
        <w:numPr>
          <w:ilvl w:val="0"/>
          <w:numId w:val="8"/>
        </w:numPr>
        <w:shd w:val="clear" w:color="auto" w:fill="FFFFFF"/>
        <w:textAlignment w:val="baseline"/>
        <w:rPr>
          <w:rFonts w:ascii="Sky Text" w:hAnsi="Sky Text"/>
          <w:color w:val="4A4A4A"/>
        </w:rPr>
      </w:pPr>
      <w:r w:rsidRPr="00AA567D">
        <w:rPr>
          <w:rFonts w:ascii="Sky Text" w:hAnsi="Sky Text"/>
          <w:color w:val="4A4A4A"/>
        </w:rPr>
        <w:t>Handle guest list with key partners (including travel and accommodation where needed)</w:t>
      </w:r>
    </w:p>
    <w:p w14:paraId="1948D3B8" w14:textId="77777777" w:rsidR="00CF1003" w:rsidRPr="00AA567D" w:rsidRDefault="00CF1003" w:rsidP="005F37D5">
      <w:pPr>
        <w:pStyle w:val="ListParagraph"/>
        <w:numPr>
          <w:ilvl w:val="0"/>
          <w:numId w:val="8"/>
        </w:numPr>
        <w:shd w:val="clear" w:color="auto" w:fill="FFFFFF"/>
        <w:textAlignment w:val="baseline"/>
        <w:rPr>
          <w:rFonts w:ascii="Sky Text" w:hAnsi="Sky Text"/>
          <w:color w:val="4A4A4A"/>
        </w:rPr>
      </w:pPr>
      <w:r w:rsidRPr="00AA567D">
        <w:rPr>
          <w:rFonts w:ascii="Sky Text" w:hAnsi="Sky Text"/>
          <w:color w:val="4A4A4A"/>
        </w:rPr>
        <w:t>Work with rights-holders on fulfilment and logistics.</w:t>
      </w:r>
    </w:p>
    <w:p w14:paraId="19EF06A6" w14:textId="77777777" w:rsidR="00CF1003" w:rsidRPr="00AA567D" w:rsidRDefault="00CF1003" w:rsidP="005F37D5">
      <w:pPr>
        <w:pStyle w:val="ListParagraph"/>
        <w:numPr>
          <w:ilvl w:val="0"/>
          <w:numId w:val="8"/>
        </w:numPr>
        <w:shd w:val="clear" w:color="auto" w:fill="FFFFFF"/>
        <w:textAlignment w:val="baseline"/>
        <w:rPr>
          <w:rFonts w:ascii="Sky Text" w:hAnsi="Sky Text"/>
          <w:color w:val="4A4A4A"/>
        </w:rPr>
      </w:pPr>
      <w:r w:rsidRPr="00AA567D">
        <w:rPr>
          <w:rFonts w:ascii="Sky Text" w:hAnsi="Sky Text"/>
          <w:color w:val="4A4A4A"/>
        </w:rPr>
        <w:t>Hospitality ordering and tailored requests.</w:t>
      </w:r>
    </w:p>
    <w:p w14:paraId="3901A26D" w14:textId="77777777" w:rsidR="00E761C5" w:rsidRDefault="00CF1003" w:rsidP="00E761C5">
      <w:pPr>
        <w:pStyle w:val="ListParagraph"/>
        <w:numPr>
          <w:ilvl w:val="0"/>
          <w:numId w:val="8"/>
        </w:numPr>
        <w:shd w:val="clear" w:color="auto" w:fill="FFFFFF"/>
        <w:textAlignment w:val="baseline"/>
        <w:rPr>
          <w:rFonts w:ascii="Sky Text" w:hAnsi="Sky Text"/>
          <w:color w:val="4A4A4A"/>
        </w:rPr>
      </w:pPr>
      <w:r w:rsidRPr="00AA567D">
        <w:rPr>
          <w:rFonts w:ascii="Sky Text" w:hAnsi="Sky Text"/>
          <w:color w:val="4A4A4A"/>
        </w:rPr>
        <w:t>Invoicing</w:t>
      </w:r>
    </w:p>
    <w:p w14:paraId="745FC66E" w14:textId="7DB23755" w:rsidR="00AA567D" w:rsidRPr="00E761C5" w:rsidRDefault="00CF1003" w:rsidP="00E761C5">
      <w:pPr>
        <w:pStyle w:val="ListParagraph"/>
        <w:numPr>
          <w:ilvl w:val="0"/>
          <w:numId w:val="8"/>
        </w:numPr>
        <w:shd w:val="clear" w:color="auto" w:fill="FFFFFF"/>
        <w:textAlignment w:val="baseline"/>
        <w:rPr>
          <w:ins w:id="5" w:author="Julia Taylor" w:date="2024-04-17T12:41:00Z"/>
          <w:rFonts w:ascii="Sky Text" w:hAnsi="Sky Text"/>
          <w:color w:val="4A4A4A"/>
        </w:rPr>
      </w:pPr>
      <w:r w:rsidRPr="00E761C5">
        <w:rPr>
          <w:rFonts w:ascii="Sky Text" w:hAnsi="Sky Text"/>
          <w:color w:val="4A4A4A"/>
        </w:rPr>
        <w:t>Managing/working with event planners/event hosts where required</w:t>
      </w:r>
    </w:p>
    <w:p w14:paraId="00263993" w14:textId="77777777" w:rsidR="00A14D0A" w:rsidRPr="00AA567D" w:rsidRDefault="00A14D0A">
      <w:pPr>
        <w:rPr>
          <w:ins w:id="6" w:author="Julia Taylor" w:date="2024-04-17T12:41:00Z"/>
          <w:rFonts w:ascii="Sky Text" w:eastAsia="Century Gothic" w:hAnsi="Sky Text" w:cs="Century Gothic"/>
          <w:b/>
          <w:color w:val="000000"/>
        </w:rPr>
      </w:pPr>
    </w:p>
    <w:p w14:paraId="69DBC65E" w14:textId="77D0F8C5" w:rsidR="00A14D0A" w:rsidRPr="00AA567D" w:rsidRDefault="00A14D0A" w:rsidP="00A14D0A">
      <w:pPr>
        <w:rPr>
          <w:ins w:id="7" w:author="Julia Taylor" w:date="2024-04-17T12:41:00Z"/>
          <w:rFonts w:ascii="Sky Text" w:eastAsia="Century Gothic" w:hAnsi="Sky Text" w:cs="Century Gothic"/>
          <w:b/>
          <w:color w:val="000000"/>
        </w:rPr>
      </w:pPr>
      <w:r w:rsidRPr="00AA567D">
        <w:rPr>
          <w:rFonts w:ascii="Sky Text" w:eastAsia="Century Gothic" w:hAnsi="Sky Text" w:cs="Century Gothic"/>
          <w:b/>
          <w:color w:val="000000"/>
        </w:rPr>
        <w:t>August 2019 to May 2023</w:t>
      </w:r>
    </w:p>
    <w:p w14:paraId="2F5605A0" w14:textId="77777777" w:rsidR="00A14D0A" w:rsidRPr="00AA567D" w:rsidRDefault="00A14D0A" w:rsidP="00A14D0A">
      <w:pPr>
        <w:rPr>
          <w:ins w:id="8" w:author="Julia Taylor" w:date="2024-04-17T12:41:00Z"/>
          <w:rFonts w:ascii="Sky Text" w:eastAsia="Century Gothic" w:hAnsi="Sky Text" w:cs="Century Gothic"/>
          <w:b/>
          <w:color w:val="000000"/>
        </w:rPr>
      </w:pPr>
    </w:p>
    <w:p w14:paraId="0E8668DB" w14:textId="77777777" w:rsidR="00A14D0A" w:rsidRPr="00AA567D" w:rsidRDefault="00A14D0A">
      <w:pPr>
        <w:rPr>
          <w:rFonts w:ascii="Sky Text" w:eastAsia="Century Gothic" w:hAnsi="Sky Text" w:cs="Century Gothic"/>
          <w:b/>
          <w:color w:val="000000"/>
        </w:rPr>
      </w:pPr>
    </w:p>
    <w:p w14:paraId="20D253BA" w14:textId="324B7FF9" w:rsidR="00C4677C" w:rsidRPr="00AA567D" w:rsidRDefault="00C4677C">
      <w:pPr>
        <w:rPr>
          <w:rFonts w:ascii="Sky Text" w:eastAsia="Century Gothic" w:hAnsi="Sky Text" w:cs="Century Gothic"/>
          <w:b/>
          <w:color w:val="000000"/>
        </w:rPr>
      </w:pPr>
      <w:r w:rsidRPr="00AA567D">
        <w:rPr>
          <w:rFonts w:ascii="Sky Text" w:eastAsia="Century Gothic" w:hAnsi="Sky Text" w:cs="Century Gothic"/>
          <w:b/>
          <w:color w:val="000000"/>
        </w:rPr>
        <w:t>PA to Group Financial Controller</w:t>
      </w:r>
      <w:ins w:id="9" w:author="Jackson, William (Director of Finance)" w:date="2023-02-14T09:38:00Z">
        <w:r w:rsidR="00AA5598" w:rsidRPr="00AA567D">
          <w:rPr>
            <w:rFonts w:ascii="Sky Text" w:eastAsia="Century Gothic" w:hAnsi="Sky Text" w:cs="Century Gothic"/>
            <w:b/>
            <w:color w:val="000000"/>
          </w:rPr>
          <w:t xml:space="preserve">, Group </w:t>
        </w:r>
      </w:ins>
      <w:r w:rsidR="005017F6" w:rsidRPr="00AA567D">
        <w:rPr>
          <w:rFonts w:ascii="Sky Text" w:eastAsia="Century Gothic" w:hAnsi="Sky Text" w:cs="Century Gothic"/>
          <w:b/>
          <w:color w:val="000000"/>
        </w:rPr>
        <w:t>Treasurer,</w:t>
      </w:r>
      <w:r w:rsidRPr="00AA567D">
        <w:rPr>
          <w:rFonts w:ascii="Sky Text" w:eastAsia="Century Gothic" w:hAnsi="Sky Text" w:cs="Century Gothic"/>
          <w:b/>
          <w:color w:val="000000"/>
        </w:rPr>
        <w:t xml:space="preserve"> and multiple Directors of Finance</w:t>
      </w:r>
    </w:p>
    <w:p w14:paraId="78642BE4" w14:textId="27557799" w:rsidR="00C4677C" w:rsidRPr="00AA567D" w:rsidRDefault="00C4677C">
      <w:pPr>
        <w:rPr>
          <w:rFonts w:ascii="Sky Text" w:eastAsia="Century Gothic" w:hAnsi="Sky Text" w:cs="Century Gothic"/>
          <w:b/>
          <w:color w:val="000000"/>
        </w:rPr>
      </w:pPr>
      <w:r w:rsidRPr="00AA567D">
        <w:rPr>
          <w:rFonts w:ascii="Sky Text" w:eastAsia="Century Gothic" w:hAnsi="Sky Text" w:cs="Century Gothic"/>
          <w:b/>
          <w:color w:val="000000"/>
        </w:rPr>
        <w:t>Sky</w:t>
      </w:r>
    </w:p>
    <w:p w14:paraId="330CA504" w14:textId="77777777" w:rsidR="00CE0A70" w:rsidRPr="00AA567D" w:rsidRDefault="00C4677C" w:rsidP="00C53B59">
      <w:pPr>
        <w:pStyle w:val="ListParagraph"/>
        <w:numPr>
          <w:ilvl w:val="0"/>
          <w:numId w:val="7"/>
        </w:numPr>
        <w:rPr>
          <w:rFonts w:ascii="Sky Text" w:eastAsia="Century Gothic" w:hAnsi="Sky Text" w:cs="Century Gothic"/>
          <w:color w:val="000000"/>
        </w:rPr>
      </w:pPr>
      <w:r w:rsidRPr="00AA567D">
        <w:rPr>
          <w:rFonts w:ascii="Sky Text" w:eastAsia="Century Gothic" w:hAnsi="Sky Text" w:cs="Century Gothic"/>
          <w:color w:val="000000"/>
        </w:rPr>
        <w:t xml:space="preserve">Multiple Diary management </w:t>
      </w:r>
    </w:p>
    <w:p w14:paraId="770027A4" w14:textId="5A70C399" w:rsidR="00C4677C" w:rsidRPr="00AA567D" w:rsidRDefault="00C4677C" w:rsidP="00C53B59">
      <w:pPr>
        <w:pStyle w:val="ListParagraph"/>
        <w:numPr>
          <w:ilvl w:val="0"/>
          <w:numId w:val="7"/>
        </w:numPr>
        <w:rPr>
          <w:rFonts w:ascii="Sky Text" w:eastAsia="Century Gothic" w:hAnsi="Sky Text" w:cs="Century Gothic"/>
          <w:color w:val="000000"/>
        </w:rPr>
      </w:pPr>
      <w:r w:rsidRPr="00AA567D">
        <w:rPr>
          <w:rFonts w:ascii="Sky Text" w:eastAsia="Century Gothic" w:hAnsi="Sky Text" w:cs="Century Gothic"/>
          <w:color w:val="000000"/>
        </w:rPr>
        <w:t>Complex travel</w:t>
      </w:r>
    </w:p>
    <w:p w14:paraId="7E6C73F1" w14:textId="1BABA63C" w:rsidR="00C4677C" w:rsidRPr="00AA567D" w:rsidRDefault="009D55DA" w:rsidP="00C4677C">
      <w:pPr>
        <w:pStyle w:val="ListParagraph"/>
        <w:numPr>
          <w:ilvl w:val="0"/>
          <w:numId w:val="7"/>
        </w:numPr>
        <w:rPr>
          <w:rFonts w:ascii="Sky Text" w:eastAsia="Century Gothic" w:hAnsi="Sky Text" w:cs="Century Gothic"/>
          <w:color w:val="000000"/>
        </w:rPr>
      </w:pPr>
      <w:r w:rsidRPr="00AA567D">
        <w:rPr>
          <w:rFonts w:ascii="Sky Text" w:eastAsia="Century Gothic" w:hAnsi="Sky Text" w:cs="Century Gothic"/>
          <w:color w:val="000000"/>
        </w:rPr>
        <w:t>Minutes</w:t>
      </w:r>
      <w:r w:rsidR="00C4677C" w:rsidRPr="00AA567D">
        <w:rPr>
          <w:rFonts w:ascii="Sky Text" w:eastAsia="Century Gothic" w:hAnsi="Sky Text" w:cs="Century Gothic"/>
          <w:color w:val="000000"/>
        </w:rPr>
        <w:t xml:space="preserve"> for </w:t>
      </w:r>
      <w:r w:rsidRPr="00AA567D">
        <w:rPr>
          <w:rFonts w:ascii="Sky Text" w:eastAsia="Century Gothic" w:hAnsi="Sky Text" w:cs="Century Gothic"/>
          <w:color w:val="000000"/>
        </w:rPr>
        <w:t>confidential meetings</w:t>
      </w:r>
    </w:p>
    <w:p w14:paraId="23151321" w14:textId="427CB93A" w:rsidR="009D55DA" w:rsidRPr="00AA567D" w:rsidRDefault="009D55DA" w:rsidP="00C4677C">
      <w:pPr>
        <w:pStyle w:val="ListParagraph"/>
        <w:numPr>
          <w:ilvl w:val="0"/>
          <w:numId w:val="7"/>
        </w:numPr>
        <w:rPr>
          <w:rFonts w:ascii="Sky Text" w:eastAsia="Century Gothic" w:hAnsi="Sky Text" w:cs="Century Gothic"/>
          <w:color w:val="000000"/>
        </w:rPr>
      </w:pPr>
      <w:r w:rsidRPr="00AA567D">
        <w:rPr>
          <w:rFonts w:ascii="Sky Text" w:eastAsia="Century Gothic" w:hAnsi="Sky Text" w:cs="Century Gothic"/>
          <w:color w:val="000000"/>
        </w:rPr>
        <w:t>Multiple Team events</w:t>
      </w:r>
    </w:p>
    <w:p w14:paraId="4FBD5FF7" w14:textId="77777777" w:rsidR="00982E21" w:rsidRPr="00AA567D" w:rsidRDefault="009D4525" w:rsidP="00982E21">
      <w:pPr>
        <w:pStyle w:val="ListParagraph"/>
        <w:numPr>
          <w:ilvl w:val="0"/>
          <w:numId w:val="7"/>
        </w:numPr>
        <w:rPr>
          <w:rFonts w:ascii="Sky Text" w:eastAsia="Century Gothic" w:hAnsi="Sky Text" w:cs="Century Gothic"/>
          <w:color w:val="000000"/>
        </w:rPr>
      </w:pPr>
      <w:r w:rsidRPr="00AA567D">
        <w:rPr>
          <w:rFonts w:ascii="Sky Text" w:eastAsia="Century Gothic" w:hAnsi="Sky Text" w:cs="Century Gothic"/>
          <w:color w:val="000000"/>
        </w:rPr>
        <w:t xml:space="preserve">Dealing with external clients/companies </w:t>
      </w:r>
    </w:p>
    <w:p w14:paraId="7E19C902" w14:textId="7552EF8B" w:rsidR="00C4677C" w:rsidRPr="00AA567D" w:rsidRDefault="00982E21" w:rsidP="00AA567D">
      <w:pPr>
        <w:pStyle w:val="ListParagraph"/>
        <w:numPr>
          <w:ilvl w:val="0"/>
          <w:numId w:val="7"/>
        </w:numPr>
        <w:rPr>
          <w:rFonts w:ascii="Sky Text" w:eastAsia="Century Gothic" w:hAnsi="Sky Text" w:cs="Century Gothic"/>
          <w:color w:val="000000"/>
        </w:rPr>
      </w:pPr>
      <w:r w:rsidRPr="00AA567D">
        <w:rPr>
          <w:rFonts w:ascii="Sky Text" w:eastAsia="Century Gothic" w:hAnsi="Sky Text" w:cs="Century Gothic"/>
          <w:color w:val="000000"/>
        </w:rPr>
        <w:t>Reconciliation of company credit cards</w:t>
      </w:r>
    </w:p>
    <w:p w14:paraId="00000017" w14:textId="77777777" w:rsidR="00896F45" w:rsidRPr="00AA567D" w:rsidRDefault="00896F45">
      <w:pPr>
        <w:rPr>
          <w:rFonts w:ascii="Sky Text" w:eastAsia="Century Gothic" w:hAnsi="Sky Text" w:cs="Century Gothic"/>
          <w:color w:val="000000"/>
        </w:rPr>
      </w:pPr>
    </w:p>
    <w:p w14:paraId="00000018" w14:textId="77777777" w:rsidR="00896F45" w:rsidRPr="00AA567D" w:rsidRDefault="00D87F42">
      <w:pPr>
        <w:rPr>
          <w:rFonts w:ascii="Sky Text" w:eastAsia="Century Gothic" w:hAnsi="Sky Text" w:cs="Century Gothic"/>
          <w:color w:val="000000"/>
        </w:rPr>
      </w:pPr>
      <w:r w:rsidRPr="00AA567D">
        <w:rPr>
          <w:rFonts w:ascii="Sky Text" w:eastAsia="Century Gothic" w:hAnsi="Sky Text" w:cs="Century Gothic"/>
          <w:b/>
          <w:color w:val="000000"/>
        </w:rPr>
        <w:t>PA to Chief Commercial Officer</w:t>
      </w:r>
    </w:p>
    <w:p w14:paraId="00000019" w14:textId="7405BAF9" w:rsidR="00896F45" w:rsidRPr="00AA567D" w:rsidRDefault="00302CA0">
      <w:pPr>
        <w:rPr>
          <w:rFonts w:ascii="Sky Text" w:eastAsia="Century Gothic" w:hAnsi="Sky Text" w:cs="Century Gothic"/>
          <w:color w:val="000000"/>
        </w:rPr>
      </w:pPr>
      <w:r w:rsidRPr="00AA567D">
        <w:rPr>
          <w:rFonts w:ascii="Sky Text" w:eastAsia="Century Gothic" w:hAnsi="Sky Text" w:cs="Century Gothic"/>
          <w:b/>
          <w:color w:val="000000"/>
        </w:rPr>
        <w:t xml:space="preserve">Genomics England </w:t>
      </w:r>
      <w:r w:rsidR="00D87F42" w:rsidRPr="00AA567D">
        <w:rPr>
          <w:rFonts w:ascii="Sky Text" w:eastAsia="Century Gothic" w:hAnsi="Sky Text" w:cs="Century Gothic"/>
          <w:b/>
          <w:color w:val="000000"/>
        </w:rPr>
        <w:t xml:space="preserve">–Jan 2019 to </w:t>
      </w:r>
      <w:r w:rsidR="00C4677C" w:rsidRPr="00AA567D">
        <w:rPr>
          <w:rFonts w:ascii="Sky Text" w:eastAsia="Century Gothic" w:hAnsi="Sky Text" w:cs="Century Gothic"/>
          <w:b/>
          <w:color w:val="000000"/>
        </w:rPr>
        <w:t>August 2019</w:t>
      </w:r>
    </w:p>
    <w:p w14:paraId="0000001A" w14:textId="500B76F8" w:rsidR="00896F45" w:rsidRPr="00AA567D" w:rsidRDefault="00F32DB0" w:rsidP="00C4677C">
      <w:pPr>
        <w:pStyle w:val="ListParagraph"/>
        <w:numPr>
          <w:ilvl w:val="0"/>
          <w:numId w:val="7"/>
        </w:numPr>
        <w:rPr>
          <w:rFonts w:ascii="Sky Text" w:hAnsi="Sky Text"/>
          <w:color w:val="000000"/>
        </w:rPr>
      </w:pPr>
      <w:r w:rsidRPr="00AA567D">
        <w:rPr>
          <w:rFonts w:ascii="Sky Text" w:eastAsia="Century Gothic" w:hAnsi="Sky Text" w:cs="Century Gothic"/>
          <w:color w:val="000000"/>
        </w:rPr>
        <w:t xml:space="preserve">Extensive </w:t>
      </w:r>
      <w:r w:rsidR="00D87F42" w:rsidRPr="00AA567D">
        <w:rPr>
          <w:rFonts w:ascii="Sky Text" w:eastAsia="Century Gothic" w:hAnsi="Sky Text" w:cs="Century Gothic"/>
          <w:color w:val="000000"/>
        </w:rPr>
        <w:t>Diary Management</w:t>
      </w:r>
    </w:p>
    <w:p w14:paraId="0000001C" w14:textId="32F38887" w:rsidR="00896F45" w:rsidRPr="00AA567D" w:rsidRDefault="00F32DB0" w:rsidP="00C4677C">
      <w:pPr>
        <w:pStyle w:val="ListParagraph"/>
        <w:numPr>
          <w:ilvl w:val="0"/>
          <w:numId w:val="7"/>
        </w:numPr>
        <w:rPr>
          <w:rFonts w:ascii="Sky Text" w:hAnsi="Sky Text"/>
          <w:color w:val="000000"/>
        </w:rPr>
      </w:pPr>
      <w:r w:rsidRPr="00AA567D">
        <w:rPr>
          <w:rFonts w:ascii="Sky Text" w:eastAsia="Century Gothic" w:hAnsi="Sky Text" w:cs="Century Gothic"/>
          <w:color w:val="000000"/>
        </w:rPr>
        <w:t>Travel</w:t>
      </w:r>
      <w:r w:rsidR="00C4677C" w:rsidRPr="00AA567D">
        <w:rPr>
          <w:rFonts w:ascii="Sky Text" w:hAnsi="Sky Text"/>
          <w:color w:val="000000"/>
        </w:rPr>
        <w:t xml:space="preserve"> /</w:t>
      </w:r>
      <w:r w:rsidR="00D87F42" w:rsidRPr="00AA567D">
        <w:rPr>
          <w:rFonts w:ascii="Sky Text" w:eastAsia="Century Gothic" w:hAnsi="Sky Text" w:cs="Century Gothic"/>
          <w:color w:val="000000"/>
        </w:rPr>
        <w:t>Hotels</w:t>
      </w:r>
    </w:p>
    <w:p w14:paraId="0000001D" w14:textId="77777777" w:rsidR="00896F45" w:rsidRPr="00AA567D" w:rsidRDefault="00D87F42" w:rsidP="00C4677C">
      <w:pPr>
        <w:pStyle w:val="ListParagraph"/>
        <w:numPr>
          <w:ilvl w:val="0"/>
          <w:numId w:val="7"/>
        </w:numPr>
        <w:rPr>
          <w:rFonts w:ascii="Sky Text" w:hAnsi="Sky Text"/>
          <w:color w:val="000000"/>
        </w:rPr>
      </w:pPr>
      <w:r w:rsidRPr="00AA567D">
        <w:rPr>
          <w:rFonts w:ascii="Sky Text" w:eastAsia="Century Gothic" w:hAnsi="Sky Text" w:cs="Century Gothic"/>
          <w:color w:val="000000"/>
        </w:rPr>
        <w:t>Arranging meetings in all time zones including video conferencing</w:t>
      </w:r>
    </w:p>
    <w:p w14:paraId="0000001E" w14:textId="77777777" w:rsidR="00896F45" w:rsidRPr="00AA567D" w:rsidRDefault="00D87F42" w:rsidP="00C4677C">
      <w:pPr>
        <w:pStyle w:val="ListParagraph"/>
        <w:numPr>
          <w:ilvl w:val="0"/>
          <w:numId w:val="7"/>
        </w:numPr>
        <w:rPr>
          <w:rFonts w:ascii="Sky Text" w:hAnsi="Sky Text"/>
          <w:color w:val="000000"/>
        </w:rPr>
      </w:pPr>
      <w:r w:rsidRPr="00AA567D">
        <w:rPr>
          <w:rFonts w:ascii="Sky Text" w:eastAsia="Century Gothic" w:hAnsi="Sky Text" w:cs="Century Gothic"/>
          <w:color w:val="000000"/>
        </w:rPr>
        <w:t>Arranging events for the team</w:t>
      </w:r>
    </w:p>
    <w:p w14:paraId="62AEDF0F" w14:textId="77777777" w:rsidR="007C0ADD" w:rsidRPr="00AA567D" w:rsidRDefault="007C0ADD" w:rsidP="007C0ADD">
      <w:pPr>
        <w:pStyle w:val="ListParagraph"/>
        <w:numPr>
          <w:ilvl w:val="0"/>
          <w:numId w:val="7"/>
        </w:numPr>
        <w:rPr>
          <w:rFonts w:ascii="Sky Text" w:eastAsia="Century Gothic" w:hAnsi="Sky Text" w:cs="Century Gothic"/>
          <w:color w:val="000000"/>
        </w:rPr>
      </w:pPr>
      <w:r w:rsidRPr="00AA567D">
        <w:rPr>
          <w:rFonts w:ascii="Sky Text" w:eastAsia="Century Gothic" w:hAnsi="Sky Text" w:cs="Century Gothic"/>
          <w:color w:val="000000"/>
        </w:rPr>
        <w:t>Reconciliation of company credit cards</w:t>
      </w:r>
    </w:p>
    <w:p w14:paraId="4A78E686" w14:textId="77777777" w:rsidR="003C4674" w:rsidRPr="00AA567D" w:rsidRDefault="003C4674">
      <w:pPr>
        <w:rPr>
          <w:rFonts w:ascii="Sky Text" w:eastAsia="Century Gothic" w:hAnsi="Sky Text" w:cs="Century Gothic"/>
          <w:b/>
          <w:color w:val="000000"/>
        </w:rPr>
      </w:pPr>
    </w:p>
    <w:p w14:paraId="00000022" w14:textId="477FFD8D" w:rsidR="00896F45" w:rsidRPr="00AA567D" w:rsidRDefault="002819C0">
      <w:pPr>
        <w:rPr>
          <w:rFonts w:ascii="Sky Text" w:eastAsia="Century Gothic" w:hAnsi="Sky Text" w:cs="Century Gothic"/>
          <w:color w:val="000000"/>
        </w:rPr>
      </w:pPr>
      <w:r>
        <w:rPr>
          <w:rFonts w:ascii="Sky Text" w:eastAsia="Century Gothic" w:hAnsi="Sky Text" w:cs="Century Gothic"/>
          <w:b/>
          <w:color w:val="000000"/>
        </w:rPr>
        <w:t>E</w:t>
      </w:r>
      <w:r w:rsidR="00D87F42" w:rsidRPr="00AA567D">
        <w:rPr>
          <w:rFonts w:ascii="Sky Text" w:eastAsia="Century Gothic" w:hAnsi="Sky Text" w:cs="Century Gothic"/>
          <w:b/>
          <w:color w:val="000000"/>
        </w:rPr>
        <w:t xml:space="preserve">A to Director/Office Manager </w:t>
      </w:r>
    </w:p>
    <w:p w14:paraId="00000023" w14:textId="77777777" w:rsidR="00896F45" w:rsidRPr="00AA567D" w:rsidRDefault="00D87F42">
      <w:pPr>
        <w:rPr>
          <w:rFonts w:ascii="Sky Text" w:eastAsia="Century Gothic" w:hAnsi="Sky Text" w:cs="Century Gothic"/>
          <w:color w:val="000000"/>
        </w:rPr>
      </w:pPr>
      <w:r w:rsidRPr="00AA567D">
        <w:rPr>
          <w:rFonts w:ascii="Sky Text" w:eastAsia="Century Gothic" w:hAnsi="Sky Text" w:cs="Century Gothic"/>
          <w:b/>
          <w:color w:val="000000"/>
        </w:rPr>
        <w:t>Sakurai Graphic Systems Corporation – Jan 2018 –Dec 2018</w:t>
      </w:r>
    </w:p>
    <w:p w14:paraId="00000024" w14:textId="77777777" w:rsidR="00896F45" w:rsidRPr="00AA567D" w:rsidRDefault="00896F45">
      <w:pPr>
        <w:rPr>
          <w:rFonts w:ascii="Sky Text" w:eastAsia="Century Gothic" w:hAnsi="Sky Text" w:cs="Century Gothic"/>
          <w:color w:val="000000"/>
        </w:rPr>
      </w:pPr>
    </w:p>
    <w:p w14:paraId="00000025" w14:textId="63B6E517" w:rsidR="00896F45" w:rsidRPr="00AA567D" w:rsidRDefault="002819C0">
      <w:pPr>
        <w:numPr>
          <w:ilvl w:val="0"/>
          <w:numId w:val="5"/>
        </w:numPr>
        <w:rPr>
          <w:rFonts w:ascii="Sky Text" w:hAnsi="Sky Text"/>
          <w:color w:val="000000"/>
        </w:rPr>
      </w:pPr>
      <w:r>
        <w:rPr>
          <w:rFonts w:ascii="Sky Text" w:eastAsia="Century Gothic" w:hAnsi="Sky Text" w:cs="Century Gothic"/>
          <w:color w:val="000000"/>
        </w:rPr>
        <w:t>E</w:t>
      </w:r>
      <w:r w:rsidR="00D87F42" w:rsidRPr="00AA567D">
        <w:rPr>
          <w:rFonts w:ascii="Sky Text" w:eastAsia="Century Gothic" w:hAnsi="Sky Text" w:cs="Century Gothic"/>
          <w:color w:val="000000"/>
        </w:rPr>
        <w:t xml:space="preserve">A to Director responsible for </w:t>
      </w:r>
    </w:p>
    <w:p w14:paraId="00000026" w14:textId="3863ED37" w:rsidR="00896F45" w:rsidRPr="007C0ADD" w:rsidRDefault="00D87F42">
      <w:pPr>
        <w:numPr>
          <w:ilvl w:val="1"/>
          <w:numId w:val="1"/>
        </w:numPr>
        <w:rPr>
          <w:rFonts w:ascii="Sky Text" w:hAnsi="Sky Text"/>
          <w:color w:val="000000"/>
        </w:rPr>
      </w:pPr>
      <w:r w:rsidRPr="00AA567D">
        <w:rPr>
          <w:rFonts w:ascii="Sky Text" w:eastAsia="Century Gothic" w:hAnsi="Sky Text" w:cs="Century Gothic"/>
          <w:color w:val="000000"/>
        </w:rPr>
        <w:t xml:space="preserve">Travel including complex visa </w:t>
      </w:r>
      <w:r w:rsidR="00AA567D" w:rsidRPr="00AA567D">
        <w:rPr>
          <w:rFonts w:ascii="Sky Text" w:eastAsia="Century Gothic" w:hAnsi="Sky Text" w:cs="Century Gothic"/>
          <w:color w:val="000000"/>
        </w:rPr>
        <w:t>applications.</w:t>
      </w:r>
    </w:p>
    <w:p w14:paraId="0A3B9D99" w14:textId="529A684E" w:rsidR="007C0ADD" w:rsidRPr="00AA567D" w:rsidRDefault="007C0ADD">
      <w:pPr>
        <w:numPr>
          <w:ilvl w:val="1"/>
          <w:numId w:val="1"/>
        </w:numPr>
        <w:rPr>
          <w:rFonts w:ascii="Sky Text" w:hAnsi="Sky Text"/>
          <w:color w:val="000000"/>
        </w:rPr>
      </w:pPr>
      <w:r>
        <w:rPr>
          <w:rFonts w:ascii="Sky Text" w:eastAsia="Century Gothic" w:hAnsi="Sky Text" w:cs="Century Gothic"/>
          <w:color w:val="000000"/>
        </w:rPr>
        <w:t>Diary Management</w:t>
      </w:r>
    </w:p>
    <w:p w14:paraId="00000027" w14:textId="77777777" w:rsidR="00896F45" w:rsidRPr="00AA567D" w:rsidRDefault="00D87F42">
      <w:pPr>
        <w:numPr>
          <w:ilvl w:val="1"/>
          <w:numId w:val="1"/>
        </w:numPr>
        <w:rPr>
          <w:rFonts w:ascii="Sky Text" w:hAnsi="Sky Text"/>
          <w:color w:val="000000"/>
        </w:rPr>
      </w:pPr>
      <w:r w:rsidRPr="00AA567D">
        <w:rPr>
          <w:rFonts w:ascii="Sky Text" w:eastAsia="Century Gothic" w:hAnsi="Sky Text" w:cs="Century Gothic"/>
          <w:color w:val="000000"/>
        </w:rPr>
        <w:t>Hotels</w:t>
      </w:r>
    </w:p>
    <w:p w14:paraId="00000028" w14:textId="77777777" w:rsidR="00896F45" w:rsidRPr="00AA567D" w:rsidRDefault="00D87F42">
      <w:pPr>
        <w:numPr>
          <w:ilvl w:val="1"/>
          <w:numId w:val="1"/>
        </w:numPr>
        <w:rPr>
          <w:rFonts w:ascii="Sky Text" w:hAnsi="Sky Text"/>
          <w:color w:val="000000"/>
        </w:rPr>
      </w:pPr>
      <w:r w:rsidRPr="00AA567D">
        <w:rPr>
          <w:rFonts w:ascii="Sky Text" w:eastAsia="Century Gothic" w:hAnsi="Sky Text" w:cs="Century Gothic"/>
          <w:color w:val="000000"/>
        </w:rPr>
        <w:t>Meeting notes</w:t>
      </w:r>
    </w:p>
    <w:p w14:paraId="00000029" w14:textId="096E27C5" w:rsidR="00896F45" w:rsidRPr="00AA567D" w:rsidRDefault="00D87F42">
      <w:pPr>
        <w:numPr>
          <w:ilvl w:val="1"/>
          <w:numId w:val="1"/>
        </w:numPr>
        <w:rPr>
          <w:rFonts w:ascii="Sky Text" w:hAnsi="Sky Text"/>
          <w:color w:val="000000"/>
        </w:rPr>
      </w:pPr>
      <w:r w:rsidRPr="00AA567D">
        <w:rPr>
          <w:rFonts w:ascii="Sky Text" w:eastAsia="Century Gothic" w:hAnsi="Sky Text" w:cs="Century Gothic"/>
          <w:color w:val="000000"/>
        </w:rPr>
        <w:t xml:space="preserve">General </w:t>
      </w:r>
      <w:r w:rsidR="002819C0">
        <w:rPr>
          <w:rFonts w:ascii="Sky Text" w:eastAsia="Century Gothic" w:hAnsi="Sky Text" w:cs="Century Gothic"/>
          <w:color w:val="000000"/>
        </w:rPr>
        <w:t>E</w:t>
      </w:r>
      <w:r w:rsidRPr="00AA567D">
        <w:rPr>
          <w:rFonts w:ascii="Sky Text" w:eastAsia="Century Gothic" w:hAnsi="Sky Text" w:cs="Century Gothic"/>
          <w:color w:val="000000"/>
        </w:rPr>
        <w:t>A duties</w:t>
      </w:r>
    </w:p>
    <w:p w14:paraId="0000002A" w14:textId="77777777" w:rsidR="00896F45" w:rsidRPr="00AA567D" w:rsidRDefault="00D87F42">
      <w:pPr>
        <w:numPr>
          <w:ilvl w:val="0"/>
          <w:numId w:val="5"/>
        </w:numPr>
        <w:rPr>
          <w:rFonts w:ascii="Sky Text" w:hAnsi="Sky Text"/>
          <w:color w:val="000000"/>
        </w:rPr>
      </w:pPr>
      <w:r w:rsidRPr="00AA567D">
        <w:rPr>
          <w:rFonts w:ascii="Sky Text" w:eastAsia="Century Gothic" w:hAnsi="Sky Text" w:cs="Century Gothic"/>
          <w:color w:val="000000"/>
        </w:rPr>
        <w:t xml:space="preserve">Office Manager Responsible for </w:t>
      </w:r>
    </w:p>
    <w:p w14:paraId="0000002B" w14:textId="3D06D749" w:rsidR="00896F45" w:rsidRPr="00AA567D" w:rsidRDefault="00D87F42">
      <w:pPr>
        <w:numPr>
          <w:ilvl w:val="1"/>
          <w:numId w:val="1"/>
        </w:numPr>
        <w:rPr>
          <w:rFonts w:ascii="Sky Text" w:hAnsi="Sky Text"/>
          <w:color w:val="000000"/>
        </w:rPr>
      </w:pPr>
      <w:r w:rsidRPr="00AA567D">
        <w:rPr>
          <w:rFonts w:ascii="Sky Text" w:eastAsia="Century Gothic" w:hAnsi="Sky Text" w:cs="Century Gothic"/>
          <w:color w:val="000000"/>
        </w:rPr>
        <w:t xml:space="preserve">Human resources including recruitment and </w:t>
      </w:r>
      <w:r w:rsidR="005017F6" w:rsidRPr="00AA567D">
        <w:rPr>
          <w:rFonts w:ascii="Sky Text" w:eastAsia="Century Gothic" w:hAnsi="Sky Text" w:cs="Century Gothic"/>
          <w:color w:val="000000"/>
        </w:rPr>
        <w:t>payroll.</w:t>
      </w:r>
    </w:p>
    <w:p w14:paraId="0000002C" w14:textId="77777777" w:rsidR="00896F45" w:rsidRPr="00AA567D" w:rsidRDefault="00D87F42">
      <w:pPr>
        <w:numPr>
          <w:ilvl w:val="1"/>
          <w:numId w:val="1"/>
        </w:numPr>
        <w:rPr>
          <w:rFonts w:ascii="Sky Text" w:hAnsi="Sky Text"/>
          <w:color w:val="000000"/>
        </w:rPr>
      </w:pPr>
      <w:r w:rsidRPr="00AA567D">
        <w:rPr>
          <w:rFonts w:ascii="Sky Text" w:eastAsia="Century Gothic" w:hAnsi="Sky Text" w:cs="Century Gothic"/>
          <w:color w:val="000000"/>
        </w:rPr>
        <w:t>Business process management</w:t>
      </w:r>
    </w:p>
    <w:p w14:paraId="0000002D" w14:textId="3C6D3DD0" w:rsidR="00896F45" w:rsidRPr="00AA567D" w:rsidRDefault="00D87F42">
      <w:pPr>
        <w:numPr>
          <w:ilvl w:val="1"/>
          <w:numId w:val="1"/>
        </w:numPr>
        <w:rPr>
          <w:rFonts w:ascii="Sky Text" w:hAnsi="Sky Text"/>
          <w:color w:val="000000"/>
        </w:rPr>
      </w:pPr>
      <w:r w:rsidRPr="00AA567D">
        <w:rPr>
          <w:rFonts w:ascii="Sky Text" w:eastAsia="Century Gothic" w:hAnsi="Sky Text" w:cs="Century Gothic"/>
          <w:color w:val="000000"/>
        </w:rPr>
        <w:t xml:space="preserve">Health and Safety including compliance calendar, trained first </w:t>
      </w:r>
      <w:r w:rsidR="005017F6" w:rsidRPr="00AA567D">
        <w:rPr>
          <w:rFonts w:ascii="Sky Text" w:eastAsia="Century Gothic" w:hAnsi="Sky Text" w:cs="Century Gothic"/>
          <w:color w:val="000000"/>
        </w:rPr>
        <w:t>aider.</w:t>
      </w:r>
    </w:p>
    <w:p w14:paraId="0000002E" w14:textId="77777777" w:rsidR="00896F45" w:rsidRPr="00AA567D" w:rsidRDefault="00D87F42">
      <w:pPr>
        <w:numPr>
          <w:ilvl w:val="1"/>
          <w:numId w:val="1"/>
        </w:numPr>
        <w:rPr>
          <w:rFonts w:ascii="Sky Text" w:hAnsi="Sky Text"/>
          <w:color w:val="000000"/>
        </w:rPr>
      </w:pPr>
      <w:r w:rsidRPr="00AA567D">
        <w:rPr>
          <w:rFonts w:ascii="Sky Text" w:eastAsia="Century Gothic" w:hAnsi="Sky Text" w:cs="Century Gothic"/>
          <w:color w:val="000000"/>
        </w:rPr>
        <w:t>Organising large scale European exhibitions and events</w:t>
      </w:r>
    </w:p>
    <w:p w14:paraId="0000002F" w14:textId="18F764BB" w:rsidR="00896F45" w:rsidRPr="00AA567D" w:rsidRDefault="00D87F42">
      <w:pPr>
        <w:numPr>
          <w:ilvl w:val="1"/>
          <w:numId w:val="1"/>
        </w:numPr>
        <w:rPr>
          <w:rFonts w:ascii="Sky Text" w:hAnsi="Sky Text"/>
          <w:color w:val="000000"/>
        </w:rPr>
      </w:pPr>
      <w:r w:rsidRPr="00AA567D">
        <w:rPr>
          <w:rFonts w:ascii="Sky Text" w:eastAsia="Century Gothic" w:hAnsi="Sky Text" w:cs="Century Gothic"/>
          <w:color w:val="000000"/>
        </w:rPr>
        <w:t xml:space="preserve">Contract </w:t>
      </w:r>
      <w:r w:rsidR="00DD318A" w:rsidRPr="00AA567D">
        <w:rPr>
          <w:rFonts w:ascii="Sky Text" w:eastAsia="Century Gothic" w:hAnsi="Sky Text" w:cs="Century Gothic"/>
          <w:color w:val="000000"/>
        </w:rPr>
        <w:t>checking.</w:t>
      </w:r>
      <w:r w:rsidRPr="00AA567D">
        <w:rPr>
          <w:rFonts w:ascii="Sky Text" w:eastAsia="Century Gothic" w:hAnsi="Sky Text" w:cs="Century Gothic"/>
          <w:color w:val="000000"/>
        </w:rPr>
        <w:t xml:space="preserve"> </w:t>
      </w:r>
    </w:p>
    <w:p w14:paraId="00000030" w14:textId="77777777" w:rsidR="00896F45" w:rsidRPr="00AA567D" w:rsidRDefault="00D87F42">
      <w:pPr>
        <w:numPr>
          <w:ilvl w:val="1"/>
          <w:numId w:val="1"/>
        </w:numPr>
        <w:rPr>
          <w:rFonts w:ascii="Sky Text" w:hAnsi="Sky Text"/>
          <w:color w:val="000000"/>
        </w:rPr>
      </w:pPr>
      <w:r w:rsidRPr="00AA567D">
        <w:rPr>
          <w:rFonts w:ascii="Sky Text" w:eastAsia="Century Gothic" w:hAnsi="Sky Text" w:cs="Century Gothic"/>
          <w:color w:val="000000"/>
        </w:rPr>
        <w:t>Office security</w:t>
      </w:r>
    </w:p>
    <w:p w14:paraId="00000031" w14:textId="77777777" w:rsidR="00896F45" w:rsidRPr="00AA567D" w:rsidRDefault="00D87F42">
      <w:pPr>
        <w:numPr>
          <w:ilvl w:val="1"/>
          <w:numId w:val="1"/>
        </w:numPr>
        <w:rPr>
          <w:rFonts w:ascii="Sky Text" w:hAnsi="Sky Text"/>
          <w:color w:val="000000"/>
        </w:rPr>
      </w:pPr>
      <w:r w:rsidRPr="00AA567D">
        <w:rPr>
          <w:rFonts w:ascii="Sky Text" w:eastAsia="Century Gothic" w:hAnsi="Sky Text" w:cs="Century Gothic"/>
          <w:color w:val="000000"/>
        </w:rPr>
        <w:t>Reconciliation of company credit cards</w:t>
      </w:r>
    </w:p>
    <w:p w14:paraId="00000032" w14:textId="094E78A5" w:rsidR="00896F45" w:rsidRPr="00AA567D" w:rsidRDefault="00D87F42">
      <w:pPr>
        <w:numPr>
          <w:ilvl w:val="1"/>
          <w:numId w:val="1"/>
        </w:numPr>
        <w:rPr>
          <w:rFonts w:ascii="Sky Text" w:hAnsi="Sky Text"/>
          <w:color w:val="000000"/>
        </w:rPr>
      </w:pPr>
      <w:r w:rsidRPr="00AA567D">
        <w:rPr>
          <w:rFonts w:ascii="Sky Text" w:eastAsia="Century Gothic" w:hAnsi="Sky Text" w:cs="Century Gothic"/>
          <w:color w:val="000000"/>
        </w:rPr>
        <w:t xml:space="preserve">All communications including landlines, Mobile, IT </w:t>
      </w:r>
      <w:r w:rsidR="00DD318A" w:rsidRPr="00AA567D">
        <w:rPr>
          <w:rFonts w:ascii="Sky Text" w:eastAsia="Century Gothic" w:hAnsi="Sky Text" w:cs="Century Gothic"/>
          <w:color w:val="000000"/>
        </w:rPr>
        <w:t>equipment.</w:t>
      </w:r>
    </w:p>
    <w:p w14:paraId="00000033" w14:textId="77777777" w:rsidR="00896F45" w:rsidRPr="00AA567D" w:rsidRDefault="00D87F42">
      <w:pPr>
        <w:numPr>
          <w:ilvl w:val="1"/>
          <w:numId w:val="1"/>
        </w:numPr>
        <w:rPr>
          <w:rFonts w:ascii="Sky Text" w:hAnsi="Sky Text"/>
          <w:color w:val="000000"/>
        </w:rPr>
      </w:pPr>
      <w:r w:rsidRPr="00AA567D">
        <w:rPr>
          <w:rFonts w:ascii="Sky Text" w:eastAsia="Century Gothic" w:hAnsi="Sky Text" w:cs="Century Gothic"/>
          <w:color w:val="000000"/>
        </w:rPr>
        <w:t>Assisting with audits</w:t>
      </w:r>
    </w:p>
    <w:p w14:paraId="00000034" w14:textId="77777777" w:rsidR="00896F45" w:rsidRPr="00AA567D" w:rsidRDefault="00D87F42">
      <w:pPr>
        <w:numPr>
          <w:ilvl w:val="1"/>
          <w:numId w:val="1"/>
        </w:numPr>
        <w:rPr>
          <w:rFonts w:ascii="Sky Text" w:hAnsi="Sky Text"/>
          <w:color w:val="000000"/>
        </w:rPr>
      </w:pPr>
      <w:r w:rsidRPr="00AA567D">
        <w:rPr>
          <w:rFonts w:ascii="Sky Text" w:eastAsia="Century Gothic" w:hAnsi="Sky Text" w:cs="Century Gothic"/>
          <w:color w:val="000000"/>
        </w:rPr>
        <w:t>Renegotiating utilities contracts</w:t>
      </w:r>
    </w:p>
    <w:p w14:paraId="00000035" w14:textId="77777777" w:rsidR="00896F45" w:rsidRPr="00AA567D" w:rsidRDefault="00896F45">
      <w:pPr>
        <w:ind w:firstLine="284"/>
        <w:rPr>
          <w:rFonts w:ascii="Sky Text" w:eastAsia="Century Gothic" w:hAnsi="Sky Text" w:cs="Century Gothic"/>
          <w:color w:val="000000"/>
        </w:rPr>
      </w:pPr>
    </w:p>
    <w:p w14:paraId="00000036" w14:textId="77777777" w:rsidR="00896F45" w:rsidRPr="00AA567D" w:rsidRDefault="00D87F42">
      <w:pPr>
        <w:ind w:firstLine="284"/>
        <w:rPr>
          <w:rFonts w:ascii="Sky Text" w:eastAsia="Century Gothic" w:hAnsi="Sky Text" w:cs="Century Gothic"/>
          <w:color w:val="000000"/>
        </w:rPr>
      </w:pPr>
      <w:r w:rsidRPr="00AA567D">
        <w:rPr>
          <w:rFonts w:ascii="Sky Text" w:eastAsia="Century Gothic" w:hAnsi="Sky Text" w:cs="Century Gothic"/>
          <w:b/>
          <w:color w:val="000000"/>
        </w:rPr>
        <w:t xml:space="preserve">Senior Administrator/EA </w:t>
      </w:r>
    </w:p>
    <w:p w14:paraId="00000037" w14:textId="77777777" w:rsidR="00896F45" w:rsidRPr="00AA567D" w:rsidRDefault="00D87F42">
      <w:pPr>
        <w:ind w:firstLine="284"/>
        <w:rPr>
          <w:rFonts w:ascii="Sky Text" w:eastAsia="Century Gothic" w:hAnsi="Sky Text" w:cs="Century Gothic"/>
          <w:color w:val="000000"/>
        </w:rPr>
      </w:pPr>
      <w:r w:rsidRPr="00AA567D">
        <w:rPr>
          <w:rFonts w:ascii="Sky Text" w:eastAsia="Century Gothic" w:hAnsi="Sky Text" w:cs="Century Gothic"/>
          <w:b/>
          <w:color w:val="000000"/>
        </w:rPr>
        <w:t>United Aluminium/Unibox – Jan 2011 to Jan 2018</w:t>
      </w:r>
    </w:p>
    <w:p w14:paraId="00000038" w14:textId="77777777" w:rsidR="00896F45" w:rsidRPr="00AA567D" w:rsidRDefault="00896F45">
      <w:pPr>
        <w:ind w:firstLine="480"/>
        <w:rPr>
          <w:rFonts w:ascii="Sky Text" w:eastAsia="Century Gothic" w:hAnsi="Sky Text" w:cs="Century Gothic"/>
          <w:color w:val="000000"/>
        </w:rPr>
      </w:pPr>
    </w:p>
    <w:p w14:paraId="00000039" w14:textId="77777777" w:rsidR="00896F45" w:rsidRPr="00AA567D" w:rsidRDefault="00D87F42">
      <w:pPr>
        <w:numPr>
          <w:ilvl w:val="0"/>
          <w:numId w:val="2"/>
        </w:numPr>
        <w:ind w:left="900"/>
        <w:rPr>
          <w:rFonts w:ascii="Sky Text" w:hAnsi="Sky Text"/>
          <w:color w:val="000000"/>
        </w:rPr>
      </w:pPr>
      <w:r w:rsidRPr="00AA567D">
        <w:rPr>
          <w:rFonts w:ascii="Sky Text" w:eastAsia="Century Gothic" w:hAnsi="Sky Text" w:cs="Century Gothic"/>
          <w:color w:val="000000"/>
        </w:rPr>
        <w:t>High level administration duties including confidential filing, data entry, reception, incoming and outgoing post</w:t>
      </w:r>
    </w:p>
    <w:p w14:paraId="0000003A" w14:textId="0028EFE8" w:rsidR="00896F45" w:rsidRPr="00AA567D" w:rsidRDefault="00D87F42">
      <w:pPr>
        <w:numPr>
          <w:ilvl w:val="0"/>
          <w:numId w:val="2"/>
        </w:numPr>
        <w:ind w:left="900"/>
        <w:rPr>
          <w:rFonts w:ascii="Sky Text" w:hAnsi="Sky Text"/>
          <w:color w:val="000000"/>
        </w:rPr>
      </w:pPr>
      <w:r w:rsidRPr="00AA567D">
        <w:rPr>
          <w:rFonts w:ascii="Sky Text" w:eastAsia="Century Gothic" w:hAnsi="Sky Text" w:cs="Century Gothic"/>
          <w:color w:val="000000"/>
        </w:rPr>
        <w:t>Management of complex travel and accommodation bookings for Unibox</w:t>
      </w:r>
      <w:r w:rsidR="00C4677C" w:rsidRPr="00AA567D">
        <w:rPr>
          <w:rFonts w:ascii="Sky Text" w:eastAsia="Century Gothic" w:hAnsi="Sky Text" w:cs="Century Gothic"/>
          <w:color w:val="000000"/>
        </w:rPr>
        <w:t xml:space="preserve"> </w:t>
      </w:r>
      <w:r w:rsidRPr="00AA567D">
        <w:rPr>
          <w:rFonts w:ascii="Sky Text" w:eastAsia="Century Gothic" w:hAnsi="Sky Text" w:cs="Century Gothic"/>
          <w:color w:val="000000"/>
        </w:rPr>
        <w:t>company Directors</w:t>
      </w:r>
    </w:p>
    <w:p w14:paraId="0000003B" w14:textId="77777777" w:rsidR="00896F45" w:rsidRPr="00AA567D" w:rsidRDefault="00D87F42">
      <w:pPr>
        <w:numPr>
          <w:ilvl w:val="0"/>
          <w:numId w:val="2"/>
        </w:numPr>
        <w:ind w:left="900"/>
        <w:rPr>
          <w:rFonts w:ascii="Sky Text" w:hAnsi="Sky Text"/>
          <w:color w:val="000000"/>
        </w:rPr>
      </w:pPr>
      <w:r w:rsidRPr="00AA567D">
        <w:rPr>
          <w:rFonts w:ascii="Sky Text" w:eastAsia="Century Gothic" w:hAnsi="Sky Text" w:cs="Century Gothic"/>
          <w:color w:val="000000"/>
        </w:rPr>
        <w:t>Management of fire regulations and processes for a high-risk manufacturing operation</w:t>
      </w:r>
    </w:p>
    <w:p w14:paraId="0000003C" w14:textId="77777777" w:rsidR="00896F45" w:rsidRPr="00AA567D" w:rsidRDefault="00D87F42">
      <w:pPr>
        <w:numPr>
          <w:ilvl w:val="0"/>
          <w:numId w:val="2"/>
        </w:numPr>
        <w:ind w:left="900"/>
        <w:rPr>
          <w:rFonts w:ascii="Sky Text" w:hAnsi="Sky Text"/>
          <w:color w:val="000000"/>
        </w:rPr>
      </w:pPr>
      <w:r w:rsidRPr="00AA567D">
        <w:rPr>
          <w:rFonts w:ascii="Sky Text" w:eastAsia="Century Gothic" w:hAnsi="Sky Text" w:cs="Century Gothic"/>
          <w:color w:val="000000"/>
        </w:rPr>
        <w:t>Member of the H&amp;S committee with responsibility for the regular updating of the maintenance register</w:t>
      </w:r>
    </w:p>
    <w:p w14:paraId="0000003D" w14:textId="77777777" w:rsidR="00896F45" w:rsidRPr="00AA567D" w:rsidRDefault="00D87F42">
      <w:pPr>
        <w:numPr>
          <w:ilvl w:val="0"/>
          <w:numId w:val="2"/>
        </w:numPr>
        <w:ind w:left="900"/>
        <w:rPr>
          <w:rFonts w:ascii="Sky Text" w:hAnsi="Sky Text"/>
          <w:color w:val="000000"/>
        </w:rPr>
      </w:pPr>
      <w:r w:rsidRPr="00AA567D">
        <w:rPr>
          <w:rFonts w:ascii="Sky Text" w:eastAsia="Century Gothic" w:hAnsi="Sky Text" w:cs="Century Gothic"/>
          <w:color w:val="000000"/>
        </w:rPr>
        <w:t xml:space="preserve">Management of vehicle fleet including road tax, MOT, insurance, recovery </w:t>
      </w:r>
    </w:p>
    <w:p w14:paraId="0000003E" w14:textId="77777777" w:rsidR="00896F45" w:rsidRPr="00AA567D" w:rsidRDefault="00D87F42">
      <w:pPr>
        <w:numPr>
          <w:ilvl w:val="0"/>
          <w:numId w:val="2"/>
        </w:numPr>
        <w:ind w:left="900"/>
        <w:rPr>
          <w:rFonts w:ascii="Sky Text" w:hAnsi="Sky Text"/>
          <w:color w:val="000000"/>
        </w:rPr>
      </w:pPr>
      <w:r w:rsidRPr="00AA567D">
        <w:rPr>
          <w:rFonts w:ascii="Sky Text" w:eastAsia="Century Gothic" w:hAnsi="Sky Text" w:cs="Century Gothic"/>
          <w:color w:val="000000"/>
        </w:rPr>
        <w:t>Management and co-ordination of all company mobiles and general telephony</w:t>
      </w:r>
    </w:p>
    <w:p w14:paraId="0000003F" w14:textId="77777777" w:rsidR="00896F45" w:rsidRPr="00AA567D" w:rsidRDefault="00D87F42">
      <w:pPr>
        <w:numPr>
          <w:ilvl w:val="0"/>
          <w:numId w:val="2"/>
        </w:numPr>
        <w:ind w:left="900"/>
        <w:rPr>
          <w:rFonts w:ascii="Sky Text" w:hAnsi="Sky Text"/>
          <w:color w:val="000000"/>
        </w:rPr>
      </w:pPr>
      <w:r w:rsidRPr="00AA567D">
        <w:rPr>
          <w:rFonts w:ascii="Sky Text" w:eastAsia="Century Gothic" w:hAnsi="Sky Text" w:cs="Century Gothic"/>
          <w:color w:val="000000"/>
        </w:rPr>
        <w:t>Deputising for the Executive Assistant to Directors covering annual leave etc.</w:t>
      </w:r>
    </w:p>
    <w:p w14:paraId="00000040" w14:textId="08C2FE5D" w:rsidR="00896F45" w:rsidRPr="00AA567D" w:rsidRDefault="00D87F42">
      <w:pPr>
        <w:numPr>
          <w:ilvl w:val="0"/>
          <w:numId w:val="2"/>
        </w:numPr>
        <w:ind w:left="900"/>
        <w:rPr>
          <w:rFonts w:ascii="Sky Text" w:hAnsi="Sky Text"/>
          <w:color w:val="000000"/>
        </w:rPr>
      </w:pPr>
      <w:r w:rsidRPr="00AA567D">
        <w:rPr>
          <w:rFonts w:ascii="Sky Text" w:eastAsia="Century Gothic" w:hAnsi="Sky Text" w:cs="Century Gothic"/>
          <w:color w:val="000000"/>
        </w:rPr>
        <w:t xml:space="preserve">Management of new starter process to ensure a smooth transition into the </w:t>
      </w:r>
      <w:r w:rsidR="007C0ADD" w:rsidRPr="00AA567D">
        <w:rPr>
          <w:rFonts w:ascii="Sky Text" w:eastAsia="Century Gothic" w:hAnsi="Sky Text" w:cs="Century Gothic"/>
          <w:color w:val="000000"/>
        </w:rPr>
        <w:t>business.</w:t>
      </w:r>
    </w:p>
    <w:p w14:paraId="00000041" w14:textId="33E21A95" w:rsidR="00896F45" w:rsidRPr="00AA567D" w:rsidRDefault="00D87F42">
      <w:pPr>
        <w:numPr>
          <w:ilvl w:val="0"/>
          <w:numId w:val="2"/>
        </w:numPr>
        <w:ind w:left="900"/>
        <w:rPr>
          <w:rFonts w:ascii="Sky Text" w:hAnsi="Sky Text"/>
          <w:color w:val="000000"/>
        </w:rPr>
      </w:pPr>
      <w:r w:rsidRPr="00AA567D">
        <w:rPr>
          <w:rFonts w:ascii="Sky Text" w:eastAsia="Century Gothic" w:hAnsi="Sky Text" w:cs="Century Gothic"/>
          <w:color w:val="000000"/>
        </w:rPr>
        <w:t xml:space="preserve">Co-ordination and resolution of </w:t>
      </w:r>
      <w:r w:rsidR="00BF039F" w:rsidRPr="00AA567D">
        <w:rPr>
          <w:rFonts w:ascii="Sky Text" w:eastAsia="Century Gothic" w:hAnsi="Sky Text" w:cs="Century Gothic"/>
          <w:color w:val="000000"/>
        </w:rPr>
        <w:t>day-to-day</w:t>
      </w:r>
      <w:r w:rsidRPr="00AA567D">
        <w:rPr>
          <w:rFonts w:ascii="Sky Text" w:eastAsia="Century Gothic" w:hAnsi="Sky Text" w:cs="Century Gothic"/>
          <w:color w:val="000000"/>
        </w:rPr>
        <w:t xml:space="preserve"> IT issues, including server back up and network </w:t>
      </w:r>
      <w:r w:rsidR="00982E21" w:rsidRPr="00AA567D">
        <w:rPr>
          <w:rFonts w:ascii="Sky Text" w:eastAsia="Century Gothic" w:hAnsi="Sky Text" w:cs="Century Gothic"/>
          <w:color w:val="000000"/>
        </w:rPr>
        <w:t>maintenance.</w:t>
      </w:r>
    </w:p>
    <w:p w14:paraId="00000042" w14:textId="77777777" w:rsidR="00896F45" w:rsidRPr="00AA567D" w:rsidRDefault="00896F45">
      <w:pPr>
        <w:rPr>
          <w:rFonts w:ascii="Sky Text" w:eastAsia="Century Gothic" w:hAnsi="Sky Text" w:cs="Century Gothic"/>
          <w:color w:val="000000"/>
        </w:rPr>
      </w:pPr>
    </w:p>
    <w:p w14:paraId="00000043" w14:textId="77777777" w:rsidR="00896F45" w:rsidRPr="00AA567D" w:rsidRDefault="00D87F42" w:rsidP="009D4525">
      <w:pPr>
        <w:rPr>
          <w:rFonts w:ascii="Sky Text" w:eastAsia="Century Gothic" w:hAnsi="Sky Text" w:cs="Century Gothic"/>
          <w:color w:val="000000"/>
        </w:rPr>
      </w:pPr>
      <w:r w:rsidRPr="00AA567D">
        <w:rPr>
          <w:rFonts w:ascii="Sky Text" w:eastAsia="Century Gothic" w:hAnsi="Sky Text" w:cs="Century Gothic"/>
          <w:color w:val="000000"/>
        </w:rPr>
        <w:t>Owner/Manager – The Black Bull Inn, Chatburn</w:t>
      </w:r>
    </w:p>
    <w:p w14:paraId="00000044" w14:textId="77777777" w:rsidR="00896F45" w:rsidRPr="00AA567D" w:rsidRDefault="00D87F42" w:rsidP="009D4525">
      <w:pPr>
        <w:rPr>
          <w:rFonts w:ascii="Sky Text" w:eastAsia="Century Gothic" w:hAnsi="Sky Text" w:cs="Century Gothic"/>
          <w:color w:val="000000"/>
        </w:rPr>
      </w:pPr>
      <w:r w:rsidRPr="00AA567D">
        <w:rPr>
          <w:rFonts w:ascii="Sky Text" w:eastAsia="Century Gothic" w:hAnsi="Sky Text" w:cs="Century Gothic"/>
          <w:color w:val="000000"/>
        </w:rPr>
        <w:t>Dec 2009 –1st Jan 2011</w:t>
      </w:r>
    </w:p>
    <w:p w14:paraId="00000045" w14:textId="77777777" w:rsidR="00896F45" w:rsidRPr="00AA567D" w:rsidRDefault="00896F45">
      <w:pPr>
        <w:ind w:left="480"/>
        <w:rPr>
          <w:rFonts w:ascii="Sky Text" w:eastAsia="Century Gothic" w:hAnsi="Sky Text" w:cs="Century Gothic"/>
          <w:color w:val="000000"/>
        </w:rPr>
      </w:pPr>
    </w:p>
    <w:p w14:paraId="00000046" w14:textId="77777777" w:rsidR="00896F45" w:rsidRPr="00AA567D" w:rsidRDefault="00D87F42" w:rsidP="009D4525">
      <w:pPr>
        <w:rPr>
          <w:rFonts w:ascii="Sky Text" w:eastAsia="Century Gothic" w:hAnsi="Sky Text" w:cs="Century Gothic"/>
          <w:color w:val="000000"/>
        </w:rPr>
      </w:pPr>
      <w:r w:rsidRPr="00AA567D">
        <w:rPr>
          <w:rFonts w:ascii="Sky Text" w:eastAsia="Century Gothic" w:hAnsi="Sky Text" w:cs="Century Gothic"/>
          <w:color w:val="000000"/>
        </w:rPr>
        <w:t>Compliance and Audit Analyst/Customer Satisfaction Analyst/Team Leader/ Office Management - Telefonica O2 - March 2001 to June 2009</w:t>
      </w:r>
    </w:p>
    <w:p w14:paraId="00000047" w14:textId="77777777" w:rsidR="00896F45" w:rsidRPr="00AA567D" w:rsidRDefault="00896F45">
      <w:pPr>
        <w:ind w:left="480"/>
        <w:rPr>
          <w:rFonts w:ascii="Sky Text" w:eastAsia="Century Gothic" w:hAnsi="Sky Text" w:cs="Century Gothic"/>
          <w:color w:val="000000"/>
        </w:rPr>
      </w:pPr>
    </w:p>
    <w:p w14:paraId="00000048" w14:textId="77777777" w:rsidR="00896F45" w:rsidRPr="00AA567D" w:rsidRDefault="00D87F42" w:rsidP="009D4525">
      <w:pPr>
        <w:rPr>
          <w:rFonts w:ascii="Sky Text" w:eastAsia="Century Gothic" w:hAnsi="Sky Text" w:cs="Century Gothic"/>
          <w:color w:val="000000"/>
        </w:rPr>
      </w:pPr>
      <w:r w:rsidRPr="00AA567D">
        <w:rPr>
          <w:rFonts w:ascii="Sky Text" w:eastAsia="Century Gothic" w:hAnsi="Sky Text" w:cs="Century Gothic"/>
          <w:color w:val="000000"/>
        </w:rPr>
        <w:t xml:space="preserve">Nov 1997 to March 2001 </w:t>
      </w:r>
    </w:p>
    <w:p w14:paraId="31FEB951" w14:textId="1B3090C0" w:rsidR="009D4525" w:rsidRPr="00AA567D" w:rsidRDefault="00D87F42">
      <w:pPr>
        <w:rPr>
          <w:rFonts w:ascii="Sky Text" w:eastAsia="Century Gothic" w:hAnsi="Sky Text" w:cs="Century Gothic"/>
          <w:color w:val="000000"/>
        </w:rPr>
      </w:pPr>
      <w:r w:rsidRPr="00AA567D">
        <w:rPr>
          <w:rFonts w:ascii="Sky Text" w:eastAsia="Century Gothic" w:hAnsi="Sky Text" w:cs="Century Gothic"/>
          <w:color w:val="000000"/>
        </w:rPr>
        <w:t xml:space="preserve">Quality and Performance Officer/ Call Reception Officer </w:t>
      </w:r>
      <w:r w:rsidR="009D4525" w:rsidRPr="00AA567D">
        <w:rPr>
          <w:rFonts w:ascii="Sky Text" w:eastAsia="Century Gothic" w:hAnsi="Sky Text" w:cs="Century Gothic"/>
          <w:color w:val="000000"/>
        </w:rPr>
        <w:t xml:space="preserve">- </w:t>
      </w:r>
      <w:r w:rsidRPr="00AA567D">
        <w:rPr>
          <w:rFonts w:ascii="Sky Text" w:eastAsia="Century Gothic" w:hAnsi="Sky Text" w:cs="Century Gothic"/>
          <w:color w:val="000000"/>
        </w:rPr>
        <w:t>BT Security</w:t>
      </w:r>
    </w:p>
    <w:p w14:paraId="312DE912" w14:textId="77777777" w:rsidR="003C4674" w:rsidRPr="00AA567D" w:rsidRDefault="003C4674">
      <w:pPr>
        <w:rPr>
          <w:rFonts w:ascii="Sky Text" w:eastAsia="Century Gothic" w:hAnsi="Sky Text" w:cs="Century Gothic"/>
          <w:color w:val="000000"/>
        </w:rPr>
      </w:pPr>
    </w:p>
    <w:p w14:paraId="0000004D" w14:textId="1F9BAB13" w:rsidR="00896F45" w:rsidRPr="00AA567D" w:rsidRDefault="00D87F42">
      <w:pPr>
        <w:rPr>
          <w:rFonts w:ascii="Sky Text" w:eastAsia="Century Gothic" w:hAnsi="Sky Text" w:cs="Century Gothic"/>
          <w:color w:val="000000"/>
        </w:rPr>
      </w:pPr>
      <w:r w:rsidRPr="00AA567D">
        <w:rPr>
          <w:rFonts w:ascii="Sky Text" w:eastAsia="Century Gothic" w:hAnsi="Sky Text" w:cs="Century Gothic"/>
          <w:color w:val="000000"/>
        </w:rPr>
        <w:t>1987-1997</w:t>
      </w:r>
      <w:r w:rsidRPr="00AA567D">
        <w:rPr>
          <w:rFonts w:ascii="Sky Text" w:eastAsia="Century Gothic" w:hAnsi="Sky Text" w:cs="Century Gothic"/>
          <w:b/>
          <w:color w:val="000000"/>
        </w:rPr>
        <w:t xml:space="preserve"> </w:t>
      </w:r>
      <w:r w:rsidRPr="00AA567D">
        <w:rPr>
          <w:rFonts w:ascii="Sky Text" w:eastAsia="Century Gothic" w:hAnsi="Sky Text" w:cs="Century Gothic"/>
          <w:color w:val="000000"/>
        </w:rPr>
        <w:t xml:space="preserve">Professional freelance violinist working for a variety of shows and orchestras including BBC    Philharmonic, Opera North, Northern Sinfonia, Phantom of the Opera and Les </w:t>
      </w:r>
      <w:r w:rsidR="00C4677C" w:rsidRPr="00AA567D">
        <w:rPr>
          <w:rFonts w:ascii="Sky Text" w:eastAsia="Century Gothic" w:hAnsi="Sky Text" w:cs="Century Gothic"/>
          <w:color w:val="000000"/>
        </w:rPr>
        <w:t>Misérables</w:t>
      </w:r>
      <w:r w:rsidRPr="00AA567D">
        <w:rPr>
          <w:rFonts w:ascii="Sky Text" w:eastAsia="Century Gothic" w:hAnsi="Sky Text" w:cs="Century Gothic"/>
          <w:color w:val="000000"/>
        </w:rPr>
        <w:t xml:space="preserve"> </w:t>
      </w:r>
    </w:p>
    <w:p w14:paraId="0000004E" w14:textId="77777777" w:rsidR="00896F45" w:rsidRPr="00AA567D" w:rsidRDefault="00896F45">
      <w:pPr>
        <w:keepNext/>
        <w:pBdr>
          <w:top w:val="single" w:sz="4" w:space="1" w:color="000000"/>
        </w:pBdr>
        <w:rPr>
          <w:rFonts w:ascii="Sky Text" w:eastAsia="Century Gothic" w:hAnsi="Sky Text" w:cs="Century Gothic"/>
          <w:color w:val="000000"/>
        </w:rPr>
      </w:pPr>
    </w:p>
    <w:p w14:paraId="0000004F" w14:textId="77777777" w:rsidR="00896F45" w:rsidRPr="00AA567D" w:rsidRDefault="00D87F42">
      <w:pPr>
        <w:keepNext/>
        <w:pBdr>
          <w:top w:val="single" w:sz="4" w:space="1" w:color="000000"/>
        </w:pBdr>
        <w:rPr>
          <w:rFonts w:ascii="Sky Text" w:eastAsia="Century Gothic" w:hAnsi="Sky Text" w:cs="Century Gothic"/>
          <w:color w:val="000000"/>
        </w:rPr>
      </w:pPr>
      <w:r w:rsidRPr="00AA567D">
        <w:rPr>
          <w:rFonts w:ascii="Sky Text" w:eastAsia="Century Gothic" w:hAnsi="Sky Text" w:cs="Century Gothic"/>
          <w:b/>
          <w:color w:val="000000"/>
        </w:rPr>
        <w:t>Education</w:t>
      </w:r>
    </w:p>
    <w:p w14:paraId="00000050" w14:textId="77777777" w:rsidR="00896F45" w:rsidRPr="00AA567D" w:rsidRDefault="00D87F42">
      <w:pPr>
        <w:rPr>
          <w:rFonts w:ascii="Sky Text" w:eastAsia="Century Gothic" w:hAnsi="Sky Text" w:cs="Century Gothic"/>
          <w:color w:val="000000"/>
        </w:rPr>
      </w:pPr>
      <w:r w:rsidRPr="00AA567D">
        <w:rPr>
          <w:rFonts w:ascii="Sky Text" w:eastAsia="Century Gothic" w:hAnsi="Sky Text" w:cs="Century Gothic"/>
          <w:color w:val="000000"/>
          <w:u w:val="single"/>
        </w:rPr>
        <w:t>CSE's</w:t>
      </w:r>
      <w:r w:rsidRPr="00AA567D">
        <w:rPr>
          <w:rFonts w:ascii="Sky Text" w:eastAsia="Century Gothic" w:hAnsi="Sky Text" w:cs="Century Gothic"/>
          <w:color w:val="000000"/>
        </w:rPr>
        <w:t xml:space="preserve">                                                    </w:t>
      </w:r>
      <w:r w:rsidRPr="00AA567D">
        <w:rPr>
          <w:rFonts w:ascii="Sky Text" w:eastAsia="Century Gothic" w:hAnsi="Sky Text" w:cs="Century Gothic"/>
          <w:color w:val="000000"/>
          <w:u w:val="single"/>
        </w:rPr>
        <w:t>GCE ' O' Levels</w:t>
      </w:r>
    </w:p>
    <w:p w14:paraId="00000051" w14:textId="5C6E1A1E" w:rsidR="00896F45" w:rsidRPr="00AA567D" w:rsidRDefault="00D87F42">
      <w:pPr>
        <w:rPr>
          <w:rFonts w:ascii="Sky Text" w:eastAsia="Century Gothic" w:hAnsi="Sky Text" w:cs="Century Gothic"/>
          <w:color w:val="000000"/>
        </w:rPr>
      </w:pPr>
      <w:r w:rsidRPr="00AA567D">
        <w:rPr>
          <w:rFonts w:ascii="Sky Text" w:eastAsia="Century Gothic" w:hAnsi="Sky Text" w:cs="Century Gothic"/>
          <w:color w:val="000000"/>
        </w:rPr>
        <w:t>French             </w:t>
      </w:r>
      <w:r w:rsidRPr="00AA567D">
        <w:rPr>
          <w:rFonts w:ascii="Sky Text" w:eastAsia="Century Gothic" w:hAnsi="Sky Text" w:cs="Century Gothic"/>
          <w:color w:val="000000"/>
        </w:rPr>
        <w:tab/>
        <w:t>'Grade 1'                  </w:t>
      </w:r>
      <w:r w:rsidR="00B21E00" w:rsidRPr="00AA567D">
        <w:rPr>
          <w:rFonts w:ascii="Sky Text" w:eastAsia="Century Gothic" w:hAnsi="Sky Text" w:cs="Century Gothic"/>
          <w:color w:val="000000"/>
        </w:rPr>
        <w:t xml:space="preserve"> </w:t>
      </w:r>
      <w:r w:rsidRPr="00AA567D">
        <w:rPr>
          <w:rFonts w:ascii="Sky Text" w:eastAsia="Century Gothic" w:hAnsi="Sky Text" w:cs="Century Gothic"/>
          <w:color w:val="000000"/>
        </w:rPr>
        <w:t xml:space="preserve">Music                       </w:t>
      </w:r>
      <w:r w:rsidRPr="00AA567D">
        <w:rPr>
          <w:rFonts w:ascii="Sky Text" w:eastAsia="Century Gothic" w:hAnsi="Sky Text" w:cs="Century Gothic"/>
          <w:color w:val="000000"/>
        </w:rPr>
        <w:tab/>
        <w:t xml:space="preserve">'B'              </w:t>
      </w:r>
    </w:p>
    <w:p w14:paraId="00000052" w14:textId="7AD1C4DB" w:rsidR="00896F45" w:rsidRPr="00AA567D" w:rsidRDefault="00D87F42">
      <w:pPr>
        <w:rPr>
          <w:rFonts w:ascii="Sky Text" w:eastAsia="Century Gothic" w:hAnsi="Sky Text" w:cs="Century Gothic"/>
          <w:color w:val="000000"/>
        </w:rPr>
      </w:pPr>
      <w:r w:rsidRPr="00AA567D">
        <w:rPr>
          <w:rFonts w:ascii="Sky Text" w:eastAsia="Century Gothic" w:hAnsi="Sky Text" w:cs="Century Gothic"/>
          <w:color w:val="000000"/>
        </w:rPr>
        <w:t>History             </w:t>
      </w:r>
      <w:r w:rsidRPr="00AA567D">
        <w:rPr>
          <w:rFonts w:ascii="Sky Text" w:eastAsia="Century Gothic" w:hAnsi="Sky Text" w:cs="Century Gothic"/>
          <w:color w:val="000000"/>
        </w:rPr>
        <w:tab/>
        <w:t>'Grade 1’                 </w:t>
      </w:r>
      <w:r w:rsidR="00B21E00" w:rsidRPr="00AA567D">
        <w:rPr>
          <w:rFonts w:ascii="Sky Text" w:eastAsia="Century Gothic" w:hAnsi="Sky Text" w:cs="Century Gothic"/>
          <w:color w:val="000000"/>
        </w:rPr>
        <w:t xml:space="preserve"> </w:t>
      </w:r>
      <w:r w:rsidRPr="00AA567D">
        <w:rPr>
          <w:rFonts w:ascii="Sky Text" w:eastAsia="Century Gothic" w:hAnsi="Sky Text" w:cs="Century Gothic"/>
          <w:color w:val="000000"/>
        </w:rPr>
        <w:t>English Literature </w:t>
      </w:r>
      <w:r w:rsidRPr="00AA567D">
        <w:rPr>
          <w:rFonts w:ascii="Sky Text" w:eastAsia="Century Gothic" w:hAnsi="Sky Text" w:cs="Century Gothic"/>
          <w:color w:val="000000"/>
        </w:rPr>
        <w:tab/>
        <w:t>‘C’</w:t>
      </w:r>
    </w:p>
    <w:p w14:paraId="00000053" w14:textId="5EA06B17" w:rsidR="00896F45" w:rsidRPr="00AA567D" w:rsidRDefault="00D87F42">
      <w:pPr>
        <w:rPr>
          <w:rFonts w:ascii="Sky Text" w:eastAsia="Century Gothic" w:hAnsi="Sky Text" w:cs="Century Gothic"/>
          <w:color w:val="000000"/>
        </w:rPr>
      </w:pPr>
      <w:r w:rsidRPr="00AA567D">
        <w:rPr>
          <w:rFonts w:ascii="Sky Text" w:eastAsia="Century Gothic" w:hAnsi="Sky Text" w:cs="Century Gothic"/>
          <w:color w:val="000000"/>
        </w:rPr>
        <w:t>Maths             </w:t>
      </w:r>
      <w:r w:rsidRPr="00AA567D">
        <w:rPr>
          <w:rFonts w:ascii="Sky Text" w:eastAsia="Century Gothic" w:hAnsi="Sky Text" w:cs="Century Gothic"/>
          <w:color w:val="000000"/>
        </w:rPr>
        <w:tab/>
        <w:t>‘Grade 2’                 English Language</w:t>
      </w:r>
      <w:r w:rsidRPr="00AA567D">
        <w:rPr>
          <w:rFonts w:ascii="Sky Text" w:eastAsia="Century Gothic" w:hAnsi="Sky Text" w:cs="Century Gothic"/>
          <w:color w:val="000000"/>
        </w:rPr>
        <w:tab/>
        <w:t>'C'</w:t>
      </w:r>
    </w:p>
    <w:p w14:paraId="00000054" w14:textId="77777777" w:rsidR="00896F45" w:rsidRPr="00AA567D" w:rsidRDefault="00D87F42">
      <w:pPr>
        <w:ind w:left="284"/>
        <w:rPr>
          <w:rFonts w:ascii="Sky Text" w:eastAsia="Century Gothic" w:hAnsi="Sky Text" w:cs="Century Gothic"/>
          <w:color w:val="000000"/>
        </w:rPr>
      </w:pPr>
      <w:r w:rsidRPr="00AA567D">
        <w:rPr>
          <w:rFonts w:ascii="Sky Text" w:eastAsia="Century Gothic" w:hAnsi="Sky Text" w:cs="Century Gothic"/>
          <w:color w:val="000000"/>
        </w:rPr>
        <w:t> </w:t>
      </w:r>
    </w:p>
    <w:p w14:paraId="00000055" w14:textId="77777777" w:rsidR="00896F45" w:rsidRPr="00AA567D" w:rsidRDefault="00D87F42">
      <w:pPr>
        <w:rPr>
          <w:rFonts w:ascii="Sky Text" w:eastAsia="Century Gothic" w:hAnsi="Sky Text" w:cs="Century Gothic"/>
          <w:color w:val="000000"/>
        </w:rPr>
      </w:pPr>
      <w:r w:rsidRPr="00AA567D">
        <w:rPr>
          <w:rFonts w:ascii="Sky Text" w:eastAsia="Century Gothic" w:hAnsi="Sky Text" w:cs="Century Gothic"/>
          <w:color w:val="000000"/>
        </w:rPr>
        <w:t>Chethams School of Music - 1977-1983</w:t>
      </w:r>
    </w:p>
    <w:p w14:paraId="00000056" w14:textId="77777777" w:rsidR="00896F45" w:rsidRPr="00AA567D" w:rsidRDefault="00D87F42">
      <w:pPr>
        <w:keepNext/>
        <w:rPr>
          <w:rFonts w:ascii="Sky Text" w:eastAsia="Century Gothic" w:hAnsi="Sky Text" w:cs="Century Gothic"/>
          <w:color w:val="000000"/>
        </w:rPr>
      </w:pPr>
      <w:r w:rsidRPr="00AA567D">
        <w:rPr>
          <w:rFonts w:ascii="Sky Text" w:eastAsia="Century Gothic" w:hAnsi="Sky Text" w:cs="Century Gothic"/>
          <w:color w:val="000000"/>
          <w:u w:val="single"/>
        </w:rPr>
        <w:t>GCE 'A' Level</w:t>
      </w:r>
    </w:p>
    <w:p w14:paraId="00000057" w14:textId="77777777" w:rsidR="00896F45" w:rsidRPr="00AA567D" w:rsidRDefault="00D87F42">
      <w:pPr>
        <w:rPr>
          <w:rFonts w:ascii="Sky Text" w:eastAsia="Century Gothic" w:hAnsi="Sky Text" w:cs="Century Gothic"/>
          <w:color w:val="000000"/>
        </w:rPr>
      </w:pPr>
      <w:r w:rsidRPr="00AA567D">
        <w:rPr>
          <w:rFonts w:ascii="Sky Text" w:eastAsia="Century Gothic" w:hAnsi="Sky Text" w:cs="Century Gothic"/>
          <w:color w:val="000000"/>
        </w:rPr>
        <w:t>Music    'D'</w:t>
      </w:r>
    </w:p>
    <w:p w14:paraId="71C5981F" w14:textId="77777777" w:rsidR="009D55DA" w:rsidRPr="00AA567D" w:rsidRDefault="00D87F42">
      <w:pPr>
        <w:rPr>
          <w:rFonts w:ascii="Sky Text" w:eastAsia="Century Gothic" w:hAnsi="Sky Text" w:cs="Century Gothic"/>
          <w:color w:val="000000"/>
        </w:rPr>
      </w:pPr>
      <w:r w:rsidRPr="00AA567D">
        <w:rPr>
          <w:rFonts w:ascii="Sky Text" w:eastAsia="Century Gothic" w:hAnsi="Sky Text" w:cs="Century Gothic"/>
          <w:color w:val="000000"/>
        </w:rPr>
        <w:t>Guildhall School of Music and Drama - 1983-1987</w:t>
      </w:r>
    </w:p>
    <w:p w14:paraId="00000058" w14:textId="68647ABD" w:rsidR="00896F45" w:rsidRPr="00AA567D" w:rsidRDefault="00D87F42">
      <w:pPr>
        <w:rPr>
          <w:rFonts w:ascii="Sky Text" w:eastAsia="Century Gothic" w:hAnsi="Sky Text" w:cs="Century Gothic"/>
          <w:color w:val="000000"/>
        </w:rPr>
      </w:pPr>
      <w:r w:rsidRPr="00AA567D">
        <w:rPr>
          <w:rFonts w:ascii="Sky Text" w:eastAsia="Century Gothic" w:hAnsi="Sky Text" w:cs="Century Gothic"/>
          <w:color w:val="000000"/>
          <w:u w:val="single"/>
        </w:rPr>
        <w:t>Diploma</w:t>
      </w:r>
    </w:p>
    <w:p w14:paraId="00000059" w14:textId="77777777" w:rsidR="00896F45" w:rsidRPr="00AA567D" w:rsidRDefault="00D87F42">
      <w:pPr>
        <w:rPr>
          <w:rFonts w:ascii="Sky Text" w:eastAsia="Century Gothic" w:hAnsi="Sky Text" w:cs="Century Gothic"/>
          <w:color w:val="000000"/>
        </w:rPr>
      </w:pPr>
      <w:r w:rsidRPr="00AA567D">
        <w:rPr>
          <w:rFonts w:ascii="Sky Text" w:eastAsia="Century Gothic" w:hAnsi="Sky Text" w:cs="Century Gothic"/>
          <w:color w:val="000000"/>
        </w:rPr>
        <w:t>DipGSM (performance diploma from Guildhall School of Music)</w:t>
      </w:r>
    </w:p>
    <w:p w14:paraId="0000005A" w14:textId="77777777" w:rsidR="00896F45" w:rsidRPr="00AA567D" w:rsidRDefault="00896F45">
      <w:pPr>
        <w:rPr>
          <w:rFonts w:ascii="Sky Text" w:eastAsia="Century Gothic" w:hAnsi="Sky Text" w:cs="Century Gothic"/>
          <w:color w:val="000000"/>
        </w:rPr>
      </w:pPr>
    </w:p>
    <w:p w14:paraId="0000005B" w14:textId="77777777" w:rsidR="00896F45" w:rsidRPr="00AA567D" w:rsidRDefault="00896F45">
      <w:pPr>
        <w:pBdr>
          <w:top w:val="single" w:sz="4" w:space="1" w:color="000000"/>
        </w:pBdr>
        <w:rPr>
          <w:rFonts w:ascii="Sky Text" w:eastAsia="Century Gothic" w:hAnsi="Sky Text" w:cs="Century Gothic"/>
          <w:color w:val="000000"/>
        </w:rPr>
      </w:pPr>
    </w:p>
    <w:p w14:paraId="0000005C" w14:textId="77777777" w:rsidR="00896F45" w:rsidRPr="00AA567D" w:rsidRDefault="00D87F42">
      <w:pPr>
        <w:rPr>
          <w:rFonts w:ascii="Sky Text" w:eastAsia="Century Gothic" w:hAnsi="Sky Text" w:cs="Century Gothic"/>
          <w:color w:val="000000"/>
        </w:rPr>
      </w:pPr>
      <w:r w:rsidRPr="00AA567D">
        <w:rPr>
          <w:rFonts w:ascii="Sky Text" w:eastAsia="Century Gothic" w:hAnsi="Sky Text" w:cs="Century Gothic"/>
          <w:b/>
          <w:color w:val="000000"/>
        </w:rPr>
        <w:t xml:space="preserve">References </w:t>
      </w:r>
    </w:p>
    <w:p w14:paraId="6A0671C4" w14:textId="4CB14C61" w:rsidR="00F32DB0" w:rsidRPr="00AA567D" w:rsidRDefault="007C0ADD">
      <w:pPr>
        <w:rPr>
          <w:rFonts w:ascii="Sky Text" w:eastAsia="Century Gothic" w:hAnsi="Sky Text" w:cs="Century Gothic"/>
          <w:color w:val="000000"/>
        </w:rPr>
      </w:pPr>
      <w:r>
        <w:rPr>
          <w:rFonts w:ascii="Sky Text" w:eastAsia="Century Gothic" w:hAnsi="Sky Text" w:cs="Century Gothic"/>
          <w:color w:val="000000"/>
        </w:rPr>
        <w:t xml:space="preserve">Tanya Richards – Group Financial Controller </w:t>
      </w:r>
      <w:r w:rsidR="00C75E13">
        <w:rPr>
          <w:rFonts w:ascii="Sky Text" w:eastAsia="Century Gothic" w:hAnsi="Sky Text" w:cs="Century Gothic"/>
          <w:color w:val="000000"/>
        </w:rPr>
        <w:t>Sky UK Ltd</w:t>
      </w:r>
      <w:r w:rsidR="00DA156D">
        <w:rPr>
          <w:rFonts w:ascii="Sky Text" w:eastAsia="Century Gothic" w:hAnsi="Sky Text" w:cs="Century Gothic"/>
          <w:color w:val="000000"/>
        </w:rPr>
        <w:t xml:space="preserve"> -07760258359</w:t>
      </w:r>
    </w:p>
    <w:p w14:paraId="6662A9C2" w14:textId="350EA5F7" w:rsidR="006870B0" w:rsidRPr="00AA567D" w:rsidRDefault="00CB58C5">
      <w:pPr>
        <w:rPr>
          <w:rFonts w:ascii="Sky Text" w:eastAsia="Century Gothic" w:hAnsi="Sky Text" w:cs="Century Gothic"/>
          <w:color w:val="000000"/>
        </w:rPr>
      </w:pPr>
      <w:r w:rsidRPr="00AA567D">
        <w:rPr>
          <w:rFonts w:ascii="Sky Text" w:eastAsia="Century Gothic" w:hAnsi="Sky Text" w:cs="Century Gothic"/>
          <w:color w:val="000000"/>
        </w:rPr>
        <w:t>Will Jackson</w:t>
      </w:r>
      <w:r w:rsidR="004E5FE5" w:rsidRPr="00AA567D">
        <w:rPr>
          <w:rFonts w:ascii="Sky Text" w:eastAsia="Century Gothic" w:hAnsi="Sky Text" w:cs="Century Gothic"/>
          <w:color w:val="000000"/>
        </w:rPr>
        <w:t xml:space="preserve"> -</w:t>
      </w:r>
      <w:r w:rsidR="00E73555" w:rsidRPr="00AA567D">
        <w:rPr>
          <w:rFonts w:ascii="Sky Text" w:eastAsia="Century Gothic" w:hAnsi="Sky Text" w:cs="Century Gothic"/>
          <w:color w:val="000000"/>
        </w:rPr>
        <w:t xml:space="preserve">Director of Finance Sky UK Ltd </w:t>
      </w:r>
      <w:r w:rsidR="00BD03AA" w:rsidRPr="00AA567D">
        <w:rPr>
          <w:rFonts w:ascii="Sky Text" w:eastAsia="Century Gothic" w:hAnsi="Sky Text" w:cs="Century Gothic"/>
          <w:color w:val="000000"/>
        </w:rPr>
        <w:t>–</w:t>
      </w:r>
      <w:r w:rsidR="00E73555" w:rsidRPr="00AA567D">
        <w:rPr>
          <w:rFonts w:ascii="Sky Text" w:eastAsia="Century Gothic" w:hAnsi="Sky Text" w:cs="Century Gothic"/>
          <w:color w:val="000000"/>
        </w:rPr>
        <w:t xml:space="preserve"> </w:t>
      </w:r>
      <w:r w:rsidR="00BD03AA" w:rsidRPr="00AA567D">
        <w:rPr>
          <w:rFonts w:ascii="Sky Text" w:eastAsia="Century Gothic" w:hAnsi="Sky Text" w:cs="Century Gothic"/>
          <w:color w:val="000000"/>
        </w:rPr>
        <w:t>07787 090094</w:t>
      </w:r>
    </w:p>
    <w:p w14:paraId="6764D6A3" w14:textId="5B17CF3C" w:rsidR="00622B02" w:rsidRDefault="00622B02">
      <w:pPr>
        <w:rPr>
          <w:rFonts w:ascii="Century Gothic" w:eastAsia="Century Gothic" w:hAnsi="Century Gothic" w:cs="Century Gothic"/>
          <w:color w:val="000000"/>
          <w:sz w:val="20"/>
          <w:szCs w:val="20"/>
        </w:rPr>
      </w:pPr>
      <w:r w:rsidRPr="00AA567D">
        <w:rPr>
          <w:rFonts w:ascii="Sky Text" w:eastAsia="Century Gothic" w:hAnsi="Sky Text" w:cs="Century Gothic"/>
          <w:color w:val="000000"/>
        </w:rPr>
        <w:t>Daniel Holladay – Group Director, Finance Delivery</w:t>
      </w:r>
      <w:r w:rsidR="004E5FE5" w:rsidRPr="00AA567D">
        <w:rPr>
          <w:rFonts w:ascii="Sky Text" w:eastAsia="Century Gothic" w:hAnsi="Sky Text" w:cs="Century Gothic"/>
          <w:color w:val="000000"/>
        </w:rPr>
        <w:t xml:space="preserve"> Sky UK Ltd,  </w:t>
      </w:r>
      <w:r w:rsidR="008B33F0">
        <w:rPr>
          <w:rFonts w:ascii="Sky Text" w:eastAsia="Century Gothic" w:hAnsi="Sky Text" w:cs="Century Gothic"/>
          <w:color w:val="000000"/>
        </w:rPr>
        <w:t>0</w:t>
      </w:r>
      <w:r w:rsidR="00210643">
        <w:rPr>
          <w:rFonts w:ascii="Sky Text" w:eastAsia="Century Gothic" w:hAnsi="Sky Text" w:cs="Century Gothic"/>
          <w:color w:val="000000"/>
        </w:rPr>
        <w:t>7715895224</w:t>
      </w:r>
    </w:p>
    <w:sectPr w:rsidR="00622B02">
      <w:headerReference w:type="default" r:id="rId7"/>
      <w:footerReference w:type="default" r:id="rId8"/>
      <w:pgSz w:w="12240" w:h="15840"/>
      <w:pgMar w:top="851" w:right="1077" w:bottom="851" w:left="1077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DA0979" w14:textId="77777777" w:rsidR="006447F2" w:rsidRDefault="006447F2">
      <w:r>
        <w:separator/>
      </w:r>
    </w:p>
  </w:endnote>
  <w:endnote w:type="continuationSeparator" w:id="0">
    <w:p w14:paraId="6ECBFE17" w14:textId="77777777" w:rsidR="006447F2" w:rsidRDefault="006447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ky Text">
    <w:panose1 w:val="020B0506040202020204"/>
    <w:charset w:val="00"/>
    <w:family w:val="swiss"/>
    <w:pitch w:val="variable"/>
    <w:sig w:usb0="8000002F" w:usb1="0000000A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63" w14:textId="77777777" w:rsidR="00896F45" w:rsidRDefault="00D87F4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rFonts w:ascii="Calibri" w:eastAsia="Calibri" w:hAnsi="Calibri" w:cs="Calibri"/>
        <w:color w:val="1F4E79"/>
        <w:sz w:val="16"/>
        <w:szCs w:val="16"/>
      </w:rPr>
    </w:pPr>
    <w:r>
      <w:rPr>
        <w:rFonts w:ascii="Calibri" w:eastAsia="Calibri" w:hAnsi="Calibri" w:cs="Calibri"/>
        <w:color w:val="1F4E79"/>
        <w:sz w:val="16"/>
        <w:szCs w:val="16"/>
      </w:rPr>
      <w:t>Julia Sian Taylor (</w:t>
    </w:r>
    <w:r>
      <w:rPr>
        <w:rFonts w:ascii="Calibri" w:eastAsia="Calibri" w:hAnsi="Calibri" w:cs="Calibri"/>
        <w:color w:val="1F4E79"/>
        <w:sz w:val="20"/>
        <w:szCs w:val="20"/>
      </w:rPr>
      <w:fldChar w:fldCharType="begin"/>
    </w:r>
    <w:r>
      <w:rPr>
        <w:rFonts w:ascii="Calibri" w:eastAsia="Calibri" w:hAnsi="Calibri" w:cs="Calibri"/>
        <w:color w:val="1F4E79"/>
        <w:sz w:val="20"/>
        <w:szCs w:val="20"/>
      </w:rPr>
      <w:instrText>PAGE</w:instrText>
    </w:r>
    <w:r>
      <w:rPr>
        <w:rFonts w:ascii="Calibri" w:eastAsia="Calibri" w:hAnsi="Calibri" w:cs="Calibri"/>
        <w:color w:val="1F4E79"/>
        <w:sz w:val="20"/>
        <w:szCs w:val="20"/>
      </w:rPr>
      <w:fldChar w:fldCharType="separate"/>
    </w:r>
    <w:r w:rsidR="00F32DB0">
      <w:rPr>
        <w:rFonts w:ascii="Calibri" w:eastAsia="Calibri" w:hAnsi="Calibri" w:cs="Calibri"/>
        <w:noProof/>
        <w:color w:val="1F4E79"/>
        <w:sz w:val="20"/>
        <w:szCs w:val="20"/>
      </w:rPr>
      <w:t>2</w:t>
    </w:r>
    <w:r>
      <w:rPr>
        <w:rFonts w:ascii="Calibri" w:eastAsia="Calibri" w:hAnsi="Calibri" w:cs="Calibri"/>
        <w:color w:val="1F4E79"/>
        <w:sz w:val="20"/>
        <w:szCs w:val="20"/>
      </w:rPr>
      <w:fldChar w:fldCharType="end"/>
    </w:r>
    <w:r>
      <w:rPr>
        <w:rFonts w:ascii="Calibri" w:eastAsia="Calibri" w:hAnsi="Calibri" w:cs="Calibri"/>
        <w:color w:val="1F4E79"/>
        <w:sz w:val="20"/>
        <w:szCs w:val="20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F47B61" w14:textId="77777777" w:rsidR="006447F2" w:rsidRDefault="006447F2">
      <w:r>
        <w:separator/>
      </w:r>
    </w:p>
  </w:footnote>
  <w:footnote w:type="continuationSeparator" w:id="0">
    <w:p w14:paraId="5A6F644E" w14:textId="77777777" w:rsidR="006447F2" w:rsidRDefault="006447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5F" w14:textId="77777777" w:rsidR="00896F45" w:rsidRDefault="00D87F42">
    <w:pPr>
      <w:keepNext/>
      <w:jc w:val="center"/>
      <w:rPr>
        <w:rFonts w:ascii="Century Gothic" w:eastAsia="Century Gothic" w:hAnsi="Century Gothic" w:cs="Century Gothic"/>
      </w:rPr>
    </w:pPr>
    <w:r>
      <w:rPr>
        <w:rFonts w:ascii="Century Gothic" w:eastAsia="Century Gothic" w:hAnsi="Century Gothic" w:cs="Century Gothic"/>
        <w:b/>
      </w:rPr>
      <w:t>Julia Sian Taylor</w:t>
    </w:r>
  </w:p>
  <w:p w14:paraId="00000060" w14:textId="77777777" w:rsidR="00896F45" w:rsidRDefault="00D87F42">
    <w:pPr>
      <w:jc w:val="center"/>
      <w:rPr>
        <w:rFonts w:ascii="Century Gothic" w:eastAsia="Century Gothic" w:hAnsi="Century Gothic" w:cs="Century Gothic"/>
        <w:color w:val="000000"/>
        <w:sz w:val="20"/>
        <w:szCs w:val="20"/>
      </w:rPr>
    </w:pPr>
    <w:r>
      <w:rPr>
        <w:rFonts w:ascii="Century Gothic" w:eastAsia="Century Gothic" w:hAnsi="Century Gothic" w:cs="Century Gothic"/>
        <w:color w:val="000000"/>
        <w:sz w:val="20"/>
        <w:szCs w:val="20"/>
      </w:rPr>
      <w:t xml:space="preserve">Tel: 07884445483 </w:t>
    </w:r>
  </w:p>
  <w:p w14:paraId="00000061" w14:textId="77777777" w:rsidR="00896F45" w:rsidRDefault="00D87F42">
    <w:pPr>
      <w:jc w:val="center"/>
      <w:rPr>
        <w:rFonts w:ascii="Century Gothic" w:eastAsia="Century Gothic" w:hAnsi="Century Gothic" w:cs="Century Gothic"/>
        <w:color w:val="000000"/>
        <w:sz w:val="20"/>
        <w:szCs w:val="20"/>
      </w:rPr>
    </w:pPr>
    <w:r>
      <w:rPr>
        <w:rFonts w:ascii="Century Gothic" w:eastAsia="Century Gothic" w:hAnsi="Century Gothic" w:cs="Century Gothic"/>
        <w:color w:val="000000"/>
        <w:sz w:val="20"/>
        <w:szCs w:val="20"/>
      </w:rPr>
      <w:t>Email: juliasiantaylor@gmail.com</w:t>
    </w:r>
  </w:p>
  <w:p w14:paraId="00000062" w14:textId="77777777" w:rsidR="00896F45" w:rsidRDefault="00896F4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B37FC"/>
    <w:multiLevelType w:val="multilevel"/>
    <w:tmpl w:val="1DD4D7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­"/>
      <w:lvlJc w:val="left"/>
      <w:pPr>
        <w:ind w:left="1068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04AF6C42"/>
    <w:multiLevelType w:val="hybridMultilevel"/>
    <w:tmpl w:val="B98E2AC0"/>
    <w:lvl w:ilvl="0" w:tplc="08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" w15:restartNumberingAfterBreak="0">
    <w:nsid w:val="18760E5D"/>
    <w:multiLevelType w:val="multilevel"/>
    <w:tmpl w:val="76AABFB2"/>
    <w:lvl w:ilvl="0">
      <w:start w:val="1"/>
      <w:numFmt w:val="bullet"/>
      <w:lvlText w:val="●"/>
      <w:lvlJc w:val="left"/>
      <w:pPr>
        <w:ind w:left="120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92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6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3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0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8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5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2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96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22526652"/>
    <w:multiLevelType w:val="hybridMultilevel"/>
    <w:tmpl w:val="69F8AB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6565B4"/>
    <w:multiLevelType w:val="multilevel"/>
    <w:tmpl w:val="D032AC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362434B1"/>
    <w:multiLevelType w:val="multilevel"/>
    <w:tmpl w:val="4156F2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 w15:restartNumberingAfterBreak="0">
    <w:nsid w:val="46F56142"/>
    <w:multiLevelType w:val="multilevel"/>
    <w:tmpl w:val="D25CB2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" w15:restartNumberingAfterBreak="0">
    <w:nsid w:val="7A212774"/>
    <w:multiLevelType w:val="hybridMultilevel"/>
    <w:tmpl w:val="909AE2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0589401">
    <w:abstractNumId w:val="0"/>
  </w:num>
  <w:num w:numId="2" w16cid:durableId="953752027">
    <w:abstractNumId w:val="2"/>
  </w:num>
  <w:num w:numId="3" w16cid:durableId="2128809053">
    <w:abstractNumId w:val="6"/>
  </w:num>
  <w:num w:numId="4" w16cid:durableId="1581065379">
    <w:abstractNumId w:val="4"/>
  </w:num>
  <w:num w:numId="5" w16cid:durableId="1814175075">
    <w:abstractNumId w:val="5"/>
  </w:num>
  <w:num w:numId="6" w16cid:durableId="1015041348">
    <w:abstractNumId w:val="1"/>
  </w:num>
  <w:num w:numId="7" w16cid:durableId="1711875370">
    <w:abstractNumId w:val="7"/>
  </w:num>
  <w:num w:numId="8" w16cid:durableId="236941790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ackson, William (Director of Finance)">
    <w15:presenceInfo w15:providerId="AD" w15:userId="S::william.jackson@sky.uk::1bd72e19-663e-4e0a-895c-9d17459e1cb1"/>
  </w15:person>
  <w15:person w15:author="Julia Taylor">
    <w15:presenceInfo w15:providerId="AD" w15:userId="S::julia.taylor2@sky.uk::c559be59-0569-4132-aa2d-ec2819770ea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6F45"/>
    <w:rsid w:val="000908B3"/>
    <w:rsid w:val="001E4638"/>
    <w:rsid w:val="00210643"/>
    <w:rsid w:val="00235E7F"/>
    <w:rsid w:val="00263E8B"/>
    <w:rsid w:val="002819C0"/>
    <w:rsid w:val="002E08FE"/>
    <w:rsid w:val="002E2A89"/>
    <w:rsid w:val="00302CA0"/>
    <w:rsid w:val="003407B1"/>
    <w:rsid w:val="00347696"/>
    <w:rsid w:val="00385292"/>
    <w:rsid w:val="003C4674"/>
    <w:rsid w:val="003D77C6"/>
    <w:rsid w:val="003E3ADB"/>
    <w:rsid w:val="004306C9"/>
    <w:rsid w:val="004D7B63"/>
    <w:rsid w:val="004E15E4"/>
    <w:rsid w:val="004E5FE5"/>
    <w:rsid w:val="005017F6"/>
    <w:rsid w:val="005F37D5"/>
    <w:rsid w:val="00622B02"/>
    <w:rsid w:val="006447F2"/>
    <w:rsid w:val="00661E3F"/>
    <w:rsid w:val="00662AEB"/>
    <w:rsid w:val="006632B3"/>
    <w:rsid w:val="006870B0"/>
    <w:rsid w:val="00694BA5"/>
    <w:rsid w:val="006D7881"/>
    <w:rsid w:val="006E67BC"/>
    <w:rsid w:val="006F59B9"/>
    <w:rsid w:val="007C0ADD"/>
    <w:rsid w:val="00896F45"/>
    <w:rsid w:val="008B33F0"/>
    <w:rsid w:val="008F0041"/>
    <w:rsid w:val="00982E21"/>
    <w:rsid w:val="009D4525"/>
    <w:rsid w:val="009D55DA"/>
    <w:rsid w:val="00A14D0A"/>
    <w:rsid w:val="00A536D6"/>
    <w:rsid w:val="00AA5598"/>
    <w:rsid w:val="00AA567D"/>
    <w:rsid w:val="00B21E00"/>
    <w:rsid w:val="00BD03AA"/>
    <w:rsid w:val="00BD1F77"/>
    <w:rsid w:val="00BD3839"/>
    <w:rsid w:val="00BF039F"/>
    <w:rsid w:val="00C4677C"/>
    <w:rsid w:val="00C75E13"/>
    <w:rsid w:val="00C92F0D"/>
    <w:rsid w:val="00CB58C5"/>
    <w:rsid w:val="00CE0A70"/>
    <w:rsid w:val="00CF1003"/>
    <w:rsid w:val="00D87F42"/>
    <w:rsid w:val="00DA156D"/>
    <w:rsid w:val="00DD318A"/>
    <w:rsid w:val="00E07C5D"/>
    <w:rsid w:val="00E73555"/>
    <w:rsid w:val="00E761C5"/>
    <w:rsid w:val="00EB104B"/>
    <w:rsid w:val="00F17A72"/>
    <w:rsid w:val="00F32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F98B8"/>
  <w15:docId w15:val="{7EA63495-E22D-4880-9FFB-2BCC4BCFE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82E21"/>
  </w:style>
  <w:style w:type="paragraph" w:styleId="Heading1">
    <w:name w:val="heading 1"/>
    <w:basedOn w:val="Normal"/>
    <w:next w:val="Normal"/>
    <w:pPr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outlineLvl w:val="4"/>
    </w:pPr>
    <w:rPr>
      <w:b/>
      <w:sz w:val="20"/>
      <w:szCs w:val="20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2E08F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32DB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4525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AA55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56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4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1473</TotalTime>
  <Pages>3</Pages>
  <Words>799</Words>
  <Characters>4558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 Taylor</dc:creator>
  <cp:lastModifiedBy>Julia Taylor</cp:lastModifiedBy>
  <cp:revision>33</cp:revision>
  <dcterms:created xsi:type="dcterms:W3CDTF">2023-02-14T09:55:00Z</dcterms:created>
  <dcterms:modified xsi:type="dcterms:W3CDTF">2024-06-06T10:42:00Z</dcterms:modified>
</cp:coreProperties>
</file>